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4D3C4" w14:textId="23187950" w:rsidR="002A5663" w:rsidRPr="00AC64DD" w:rsidRDefault="000C42ED" w:rsidP="00AC64DD">
      <w:pPr>
        <w:spacing w:line="276" w:lineRule="auto"/>
        <w:ind w:firstLineChars="200" w:firstLine="640"/>
        <w:jc w:val="center"/>
        <w:rPr>
          <w:sz w:val="32"/>
          <w:szCs w:val="32"/>
        </w:rPr>
      </w:pPr>
      <w:r>
        <w:rPr>
          <w:sz w:val="32"/>
          <w:szCs w:val="32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sz w:val="32"/>
          <w:szCs w:val="32"/>
        </w:rPr>
        <w:instrText>ADDIN CNKISM.UserStyle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end"/>
      </w:r>
      <w:r w:rsidR="00AC64DD" w:rsidRPr="00AC64DD">
        <w:rPr>
          <w:sz w:val="32"/>
          <w:szCs w:val="32"/>
        </w:rPr>
        <w:t>用GitHub搭建一个“开源”的网站</w:t>
      </w:r>
    </w:p>
    <w:p w14:paraId="050CDCA7" w14:textId="59F5D471" w:rsidR="002A5663" w:rsidRDefault="002A5663" w:rsidP="008A2738">
      <w:pPr>
        <w:spacing w:line="276" w:lineRule="auto"/>
        <w:ind w:firstLineChars="200" w:firstLine="420"/>
        <w:jc w:val="center"/>
        <w:rPr>
          <w:sz w:val="21"/>
          <w:szCs w:val="21"/>
        </w:rPr>
      </w:pPr>
      <w:r w:rsidRPr="00D864D7">
        <w:rPr>
          <w:rFonts w:hint="eastAsia"/>
          <w:sz w:val="21"/>
          <w:szCs w:val="21"/>
        </w:rPr>
        <w:t>浙江省温州中学</w:t>
      </w:r>
      <w:r w:rsidR="00AC64DD">
        <w:rPr>
          <w:sz w:val="21"/>
          <w:szCs w:val="21"/>
        </w:rPr>
        <w:t xml:space="preserve"> </w:t>
      </w:r>
      <w:r w:rsidRPr="00D864D7">
        <w:rPr>
          <w:rFonts w:hint="eastAsia"/>
          <w:sz w:val="21"/>
          <w:szCs w:val="21"/>
        </w:rPr>
        <w:t>谢作如</w:t>
      </w:r>
    </w:p>
    <w:p w14:paraId="5F115631" w14:textId="06089053" w:rsidR="00AC64DD" w:rsidRPr="00D864D7" w:rsidRDefault="00AC64DD" w:rsidP="008A2738">
      <w:pPr>
        <w:spacing w:line="276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中国石油大学</w:t>
      </w:r>
      <w:ins w:id="0" w:author="奕盛 邱" w:date="2020-04-22T08:05:00Z">
        <w:r w:rsidR="000C42ED">
          <w:rPr>
            <w:rFonts w:hint="eastAsia"/>
            <w:sz w:val="21"/>
            <w:szCs w:val="21"/>
          </w:rPr>
          <w:t>（华东）</w:t>
        </w:r>
      </w:ins>
      <w:r>
        <w:rPr>
          <w:rFonts w:hint="eastAsia"/>
          <w:sz w:val="21"/>
          <w:szCs w:val="21"/>
        </w:rPr>
        <w:t xml:space="preserve"> 邱奕盛</w:t>
      </w:r>
    </w:p>
    <w:p w14:paraId="58C0608C" w14:textId="77777777" w:rsidR="007E6E11" w:rsidRDefault="007E6E11" w:rsidP="008A2738">
      <w:pPr>
        <w:spacing w:line="276" w:lineRule="auto"/>
        <w:ind w:firstLineChars="200" w:firstLine="420"/>
        <w:rPr>
          <w:sz w:val="21"/>
          <w:szCs w:val="21"/>
        </w:rPr>
      </w:pPr>
    </w:p>
    <w:p w14:paraId="3581854C" w14:textId="71411F38" w:rsidR="00A73B30" w:rsidRPr="00D864D7" w:rsidRDefault="00A73B30" w:rsidP="008A2738">
      <w:pPr>
        <w:spacing w:line="276" w:lineRule="auto"/>
        <w:ind w:firstLineChars="200" w:firstLine="420"/>
        <w:rPr>
          <w:sz w:val="21"/>
          <w:szCs w:val="21"/>
        </w:rPr>
      </w:pPr>
      <w:r w:rsidRPr="00D864D7">
        <w:rPr>
          <w:rFonts w:hint="eastAsia"/>
          <w:sz w:val="21"/>
          <w:szCs w:val="21"/>
        </w:rPr>
        <w:t>学科关键词：</w:t>
      </w:r>
      <w:r w:rsidR="00831781">
        <w:rPr>
          <w:rFonts w:hint="eastAsia"/>
          <w:sz w:val="21"/>
          <w:szCs w:val="21"/>
        </w:rPr>
        <w:t>技术</w:t>
      </w:r>
      <w:r w:rsidR="00AC64DD">
        <w:rPr>
          <w:rFonts w:hint="eastAsia"/>
          <w:sz w:val="21"/>
          <w:szCs w:val="21"/>
        </w:rPr>
        <w:t>、艺术</w:t>
      </w:r>
    </w:p>
    <w:p w14:paraId="4C392B47" w14:textId="483E25A0" w:rsidR="00A73B30" w:rsidRPr="00D864D7" w:rsidRDefault="00A73B30" w:rsidP="008A2738">
      <w:pPr>
        <w:spacing w:line="276" w:lineRule="auto"/>
        <w:ind w:firstLineChars="200" w:firstLine="420"/>
        <w:rPr>
          <w:sz w:val="21"/>
          <w:szCs w:val="21"/>
        </w:rPr>
      </w:pPr>
    </w:p>
    <w:p w14:paraId="33940E43" w14:textId="7AA85AAE" w:rsidR="00AC64DD" w:rsidRDefault="004807CC" w:rsidP="00AC64DD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随着</w:t>
      </w:r>
      <w:r w:rsidR="00B35F0A">
        <w:rPr>
          <w:rFonts w:hint="eastAsia"/>
          <w:sz w:val="21"/>
          <w:szCs w:val="21"/>
        </w:rPr>
        <w:t>安卓智能手机</w:t>
      </w:r>
      <w:r>
        <w:rPr>
          <w:rFonts w:hint="eastAsia"/>
          <w:sz w:val="21"/>
          <w:szCs w:val="21"/>
        </w:rPr>
        <w:t>的</w:t>
      </w:r>
      <w:r w:rsidR="00B35F0A">
        <w:rPr>
          <w:rFonts w:hint="eastAsia"/>
          <w:sz w:val="21"/>
          <w:szCs w:val="21"/>
        </w:rPr>
        <w:t>普及，“开源”这一新名词逐步被大众接受。除了安卓、Linux等大家比较熟悉的开源</w:t>
      </w:r>
      <w:ins w:id="1" w:author="奕盛 邱" w:date="2020-04-22T08:08:00Z">
        <w:r w:rsidR="00C54657">
          <w:rPr>
            <w:rFonts w:hint="eastAsia"/>
            <w:sz w:val="21"/>
            <w:szCs w:val="21"/>
          </w:rPr>
          <w:t>系统和</w:t>
        </w:r>
      </w:ins>
      <w:r w:rsidR="00B35F0A">
        <w:rPr>
          <w:rFonts w:hint="eastAsia"/>
          <w:sz w:val="21"/>
          <w:szCs w:val="21"/>
        </w:rPr>
        <w:t>软件外，开源家族中还有“开源硬件”。创客教育中的造物神器Arduino、掌控板就是典型代表。2</w:t>
      </w:r>
      <w:r w:rsidR="00B35F0A">
        <w:rPr>
          <w:sz w:val="21"/>
          <w:szCs w:val="21"/>
        </w:rPr>
        <w:t>017</w:t>
      </w:r>
      <w:r w:rsidR="00B35F0A">
        <w:rPr>
          <w:rFonts w:hint="eastAsia"/>
          <w:sz w:val="21"/>
          <w:szCs w:val="21"/>
        </w:rPr>
        <w:t>年教育部发布的普通高中信息技术课标中，还增加了一个叫做《开源硬件项目设计》的模块，重点普及“开源”思想，引导学生“</w:t>
      </w:r>
      <w:r w:rsidR="00B35F0A" w:rsidRPr="00B35F0A">
        <w:rPr>
          <w:sz w:val="21"/>
          <w:szCs w:val="21"/>
        </w:rPr>
        <w:t>理解并自觉践行开源的理念与知识分享的精神</w:t>
      </w:r>
      <w:r w:rsidR="00B35F0A">
        <w:rPr>
          <w:rFonts w:hint="eastAsia"/>
          <w:sz w:val="21"/>
          <w:szCs w:val="21"/>
        </w:rPr>
        <w:t>”。</w:t>
      </w:r>
    </w:p>
    <w:p w14:paraId="1A6289A1" w14:textId="2DEDC4D1" w:rsidR="00124D30" w:rsidRDefault="00B35F0A" w:rsidP="00AD450F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如何与更多人一起分享自己的学习心得？除了在一些公共</w:t>
      </w:r>
      <w:r w:rsidR="000963A5">
        <w:rPr>
          <w:rFonts w:hint="eastAsia"/>
          <w:sz w:val="21"/>
          <w:szCs w:val="21"/>
        </w:rPr>
        <w:t>平台发表文章心得外，做</w:t>
      </w:r>
      <w:del w:id="2" w:author="奕盛 邱" w:date="2020-04-22T09:02:00Z">
        <w:r w:rsidR="000963A5" w:rsidDel="006E631E">
          <w:rPr>
            <w:rFonts w:hint="eastAsia"/>
            <w:sz w:val="21"/>
            <w:szCs w:val="21"/>
          </w:rPr>
          <w:delText>一个</w:delText>
        </w:r>
      </w:del>
      <w:r w:rsidR="000963A5">
        <w:rPr>
          <w:rFonts w:hint="eastAsia"/>
          <w:sz w:val="21"/>
          <w:szCs w:val="21"/>
        </w:rPr>
        <w:t>网站肯定是</w:t>
      </w:r>
      <w:ins w:id="3" w:author="奕盛 邱" w:date="2020-04-22T09:02:00Z">
        <w:r w:rsidR="006E631E">
          <w:rPr>
            <w:rFonts w:hint="eastAsia"/>
            <w:sz w:val="21"/>
            <w:szCs w:val="21"/>
          </w:rPr>
          <w:t>一个</w:t>
        </w:r>
      </w:ins>
      <w:r w:rsidR="000963A5">
        <w:rPr>
          <w:rFonts w:hint="eastAsia"/>
          <w:sz w:val="21"/>
          <w:szCs w:val="21"/>
        </w:rPr>
        <w:t>重要的途径。但对很多人来说，做网站似乎是一个很专业的技能，尤其是还会涉及到域名购买、解析，空间租借之类，还要申请各种认证。其实</w:t>
      </w:r>
      <w:r w:rsidR="001C375C">
        <w:rPr>
          <w:rFonts w:hint="eastAsia"/>
          <w:sz w:val="21"/>
          <w:szCs w:val="21"/>
        </w:rPr>
        <w:t>做一个网站并没有这么难</w:t>
      </w:r>
      <w:r w:rsidR="000963A5">
        <w:rPr>
          <w:rFonts w:hint="eastAsia"/>
          <w:sz w:val="21"/>
          <w:szCs w:val="21"/>
        </w:rPr>
        <w:t>，只要</w:t>
      </w:r>
      <w:r w:rsidR="001C375C">
        <w:rPr>
          <w:rFonts w:hint="eastAsia"/>
          <w:sz w:val="21"/>
          <w:szCs w:val="21"/>
        </w:rPr>
        <w:t>会用</w:t>
      </w:r>
      <w:r w:rsidR="000963A5">
        <w:rPr>
          <w:rFonts w:hint="eastAsia"/>
          <w:sz w:val="21"/>
          <w:szCs w:val="21"/>
        </w:rPr>
        <w:t>GitHub</w:t>
      </w:r>
      <w:r w:rsidR="001C375C">
        <w:rPr>
          <w:rFonts w:hint="eastAsia"/>
          <w:sz w:val="21"/>
          <w:szCs w:val="21"/>
        </w:rPr>
        <w:t>就可以了</w:t>
      </w:r>
      <w:r w:rsidR="00626ABC" w:rsidRPr="00D864D7">
        <w:rPr>
          <w:rFonts w:hint="eastAsia"/>
          <w:sz w:val="21"/>
          <w:szCs w:val="21"/>
        </w:rPr>
        <w:t>。</w:t>
      </w:r>
    </w:p>
    <w:p w14:paraId="40F7CBC2" w14:textId="28A8426E" w:rsidR="00D76A69" w:rsidRPr="00AD450F" w:rsidRDefault="00AD450F" w:rsidP="00AD450F">
      <w:pPr>
        <w:spacing w:line="276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A094515" wp14:editId="56F15ABA">
            <wp:extent cx="5099937" cy="3454400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4-2201.47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189" cy="34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D482" w14:textId="6A57A765" w:rsidR="00896CA7" w:rsidRPr="00D864D7" w:rsidRDefault="00896CA7" w:rsidP="008A2738">
      <w:pPr>
        <w:spacing w:line="276" w:lineRule="auto"/>
        <w:jc w:val="center"/>
        <w:rPr>
          <w:sz w:val="21"/>
          <w:szCs w:val="21"/>
        </w:rPr>
      </w:pPr>
    </w:p>
    <w:p w14:paraId="0F587550" w14:textId="0E8C5288" w:rsidR="00124D30" w:rsidRDefault="007E00EC" w:rsidP="008A2738">
      <w:pPr>
        <w:pStyle w:val="a8"/>
        <w:spacing w:line="276" w:lineRule="auto"/>
        <w:jc w:val="center"/>
        <w:rPr>
          <w:rFonts w:ascii="宋体" w:eastAsia="宋体" w:hAnsi="宋体"/>
          <w:sz w:val="21"/>
          <w:szCs w:val="21"/>
        </w:rPr>
      </w:pPr>
      <w:r w:rsidRPr="007E00EC">
        <w:rPr>
          <w:rFonts w:ascii="宋体" w:eastAsia="宋体" w:hAnsi="宋体"/>
          <w:sz w:val="21"/>
          <w:szCs w:val="21"/>
        </w:rPr>
        <w:t xml:space="preserve">图 </w:t>
      </w:r>
      <w:r w:rsidRPr="007E00EC">
        <w:rPr>
          <w:rFonts w:ascii="宋体" w:eastAsia="宋体" w:hAnsi="宋体"/>
          <w:sz w:val="21"/>
          <w:szCs w:val="21"/>
        </w:rPr>
        <w:fldChar w:fldCharType="begin"/>
      </w:r>
      <w:r w:rsidRPr="007E00EC">
        <w:rPr>
          <w:rFonts w:ascii="宋体" w:eastAsia="宋体" w:hAnsi="宋体"/>
          <w:sz w:val="21"/>
          <w:szCs w:val="21"/>
        </w:rPr>
        <w:instrText xml:space="preserve"> SEQ 图 \* ARABIC </w:instrText>
      </w:r>
      <w:r w:rsidRPr="007E00EC">
        <w:rPr>
          <w:rFonts w:ascii="宋体" w:eastAsia="宋体" w:hAnsi="宋体"/>
          <w:sz w:val="21"/>
          <w:szCs w:val="21"/>
        </w:rPr>
        <w:fldChar w:fldCharType="separate"/>
      </w:r>
      <w:r w:rsidR="002F1EAC">
        <w:rPr>
          <w:rFonts w:ascii="宋体" w:eastAsia="宋体" w:hAnsi="宋体"/>
          <w:noProof/>
          <w:sz w:val="21"/>
          <w:szCs w:val="21"/>
        </w:rPr>
        <w:t>1</w:t>
      </w:r>
      <w:r w:rsidRPr="007E00EC">
        <w:rPr>
          <w:rFonts w:ascii="宋体" w:eastAsia="宋体" w:hAnsi="宋体"/>
          <w:sz w:val="21"/>
          <w:szCs w:val="21"/>
        </w:rPr>
        <w:fldChar w:fldCharType="end"/>
      </w:r>
      <w:r w:rsidRPr="007E00EC">
        <w:rPr>
          <w:rFonts w:ascii="宋体" w:eastAsia="宋体" w:hAnsi="宋体"/>
          <w:sz w:val="21"/>
          <w:szCs w:val="21"/>
        </w:rPr>
        <w:t xml:space="preserve"> </w:t>
      </w:r>
      <w:r w:rsidR="002C13D6" w:rsidRPr="002C13D6">
        <w:rPr>
          <w:rFonts w:ascii="宋体" w:eastAsia="宋体" w:hAnsi="宋体"/>
          <w:sz w:val="21"/>
          <w:szCs w:val="21"/>
        </w:rPr>
        <w:t>GitHub</w:t>
      </w:r>
      <w:r w:rsidR="00AD450F">
        <w:rPr>
          <w:rFonts w:ascii="宋体" w:eastAsia="宋体" w:hAnsi="宋体" w:hint="eastAsia"/>
          <w:sz w:val="21"/>
          <w:szCs w:val="21"/>
        </w:rPr>
        <w:t>网站</w:t>
      </w:r>
    </w:p>
    <w:p w14:paraId="5D74FFDD" w14:textId="77777777" w:rsidR="00D32B40" w:rsidRPr="00D32B40" w:rsidRDefault="00D32B40" w:rsidP="008A2738">
      <w:pPr>
        <w:spacing w:line="276" w:lineRule="auto"/>
      </w:pPr>
    </w:p>
    <w:p w14:paraId="7B97A781" w14:textId="3CA4D3A3" w:rsidR="00896CA7" w:rsidRPr="00D864D7" w:rsidRDefault="00896CA7" w:rsidP="008A2738">
      <w:pPr>
        <w:spacing w:line="276" w:lineRule="auto"/>
        <w:rPr>
          <w:b/>
          <w:bCs/>
        </w:rPr>
      </w:pPr>
      <w:r w:rsidRPr="00D864D7">
        <w:rPr>
          <w:rFonts w:hint="eastAsia"/>
          <w:b/>
          <w:bCs/>
        </w:rPr>
        <w:t>一、</w:t>
      </w:r>
      <w:r w:rsidR="002C13D6">
        <w:rPr>
          <w:rFonts w:hint="eastAsia"/>
          <w:b/>
          <w:bCs/>
        </w:rPr>
        <w:t>用</w:t>
      </w:r>
      <w:r w:rsidR="002825D5">
        <w:rPr>
          <w:rFonts w:hint="eastAsia"/>
          <w:b/>
          <w:bCs/>
        </w:rPr>
        <w:t>GitHub建站的可行性分析</w:t>
      </w:r>
    </w:p>
    <w:p w14:paraId="26485C34" w14:textId="15F3FF04" w:rsidR="00896CA7" w:rsidRDefault="00CB3B86" w:rsidP="008A2738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对IT方面有点兴趣的人</w:t>
      </w:r>
      <w:r w:rsidR="00AD450F">
        <w:rPr>
          <w:rFonts w:hint="eastAsia"/>
          <w:sz w:val="21"/>
          <w:szCs w:val="21"/>
        </w:rPr>
        <w:t>大部分</w:t>
      </w:r>
      <w:r>
        <w:rPr>
          <w:rFonts w:hint="eastAsia"/>
          <w:sz w:val="21"/>
          <w:szCs w:val="21"/>
        </w:rPr>
        <w:t>都知道，</w:t>
      </w:r>
      <w:proofErr w:type="spellStart"/>
      <w:r w:rsidR="002C13D6">
        <w:rPr>
          <w:rFonts w:hint="eastAsia"/>
          <w:sz w:val="21"/>
          <w:szCs w:val="21"/>
        </w:rPr>
        <w:t>Github</w:t>
      </w:r>
      <w:proofErr w:type="spellEnd"/>
      <w:r w:rsidR="002C13D6">
        <w:rPr>
          <w:rFonts w:hint="eastAsia"/>
          <w:sz w:val="21"/>
          <w:szCs w:val="21"/>
        </w:rPr>
        <w:t>是全球最大的代码共享平台</w:t>
      </w:r>
      <w:r>
        <w:rPr>
          <w:rFonts w:hint="eastAsia"/>
          <w:sz w:val="21"/>
          <w:szCs w:val="21"/>
        </w:rPr>
        <w:t>。</w:t>
      </w:r>
      <w:r w:rsidR="002C13D6">
        <w:rPr>
          <w:rFonts w:hint="eastAsia"/>
          <w:sz w:val="21"/>
          <w:szCs w:val="21"/>
        </w:rPr>
        <w:t>准确地说，</w:t>
      </w:r>
      <w:proofErr w:type="spellStart"/>
      <w:r>
        <w:rPr>
          <w:rFonts w:hint="eastAsia"/>
          <w:sz w:val="21"/>
          <w:szCs w:val="21"/>
        </w:rPr>
        <w:t>Github</w:t>
      </w:r>
      <w:proofErr w:type="spellEnd"/>
      <w:r>
        <w:rPr>
          <w:rFonts w:hint="eastAsia"/>
          <w:sz w:val="21"/>
          <w:szCs w:val="21"/>
        </w:rPr>
        <w:t>是</w:t>
      </w:r>
      <w:r w:rsidR="002C13D6" w:rsidRPr="002C13D6">
        <w:rPr>
          <w:sz w:val="21"/>
          <w:szCs w:val="21"/>
        </w:rPr>
        <w:t>一个面向开源及私有软件项目的托管平台</w:t>
      </w:r>
      <w:r>
        <w:rPr>
          <w:rFonts w:hint="eastAsia"/>
          <w:sz w:val="21"/>
          <w:szCs w:val="21"/>
        </w:rPr>
        <w:t>。除了提供对Git（</w:t>
      </w:r>
      <w:r w:rsidRPr="00CB3B86">
        <w:rPr>
          <w:sz w:val="21"/>
          <w:szCs w:val="21"/>
        </w:rPr>
        <w:t>一个开源的分</w:t>
      </w:r>
      <w:r w:rsidRPr="00CB3B86">
        <w:rPr>
          <w:sz w:val="21"/>
          <w:szCs w:val="21"/>
        </w:rPr>
        <w:lastRenderedPageBreak/>
        <w:t>布式版本控制系统</w:t>
      </w:r>
      <w:r>
        <w:rPr>
          <w:rFonts w:hint="eastAsia"/>
          <w:sz w:val="21"/>
          <w:szCs w:val="21"/>
        </w:rPr>
        <w:t>）的支持外，</w:t>
      </w:r>
      <w:proofErr w:type="spellStart"/>
      <w:r>
        <w:rPr>
          <w:rFonts w:hint="eastAsia"/>
          <w:sz w:val="21"/>
          <w:szCs w:val="21"/>
        </w:rPr>
        <w:t>Github</w:t>
      </w:r>
      <w:proofErr w:type="spellEnd"/>
      <w:r>
        <w:rPr>
          <w:rFonts w:hint="eastAsia"/>
          <w:sz w:val="21"/>
          <w:szCs w:val="21"/>
        </w:rPr>
        <w:t>还提供了很多有趣的功能，</w:t>
      </w:r>
      <w:r w:rsidRPr="00CB3B86">
        <w:rPr>
          <w:sz w:val="21"/>
          <w:szCs w:val="21"/>
        </w:rPr>
        <w:t>GitHub Pages</w:t>
      </w:r>
      <w:r>
        <w:rPr>
          <w:rFonts w:hint="eastAsia"/>
          <w:sz w:val="21"/>
          <w:szCs w:val="21"/>
        </w:rPr>
        <w:t>就是其中一个。</w:t>
      </w:r>
    </w:p>
    <w:p w14:paraId="7AD52AC2" w14:textId="4C8B0B81" w:rsidR="00CB3B86" w:rsidRPr="00CB3B86" w:rsidRDefault="00CB3B86" w:rsidP="00CB3B86">
      <w:pPr>
        <w:spacing w:line="276" w:lineRule="auto"/>
        <w:ind w:firstLineChars="200" w:firstLine="420"/>
        <w:rPr>
          <w:sz w:val="21"/>
          <w:szCs w:val="21"/>
        </w:rPr>
      </w:pPr>
      <w:r w:rsidRPr="00CB3B86">
        <w:rPr>
          <w:sz w:val="21"/>
          <w:szCs w:val="21"/>
        </w:rPr>
        <w:t>选择GitHub Pages的理由</w:t>
      </w:r>
      <w:r>
        <w:rPr>
          <w:rFonts w:hint="eastAsia"/>
          <w:sz w:val="21"/>
          <w:szCs w:val="21"/>
        </w:rPr>
        <w:t>一般有如下三个：</w:t>
      </w:r>
    </w:p>
    <w:p w14:paraId="5ED648C4" w14:textId="6542FD57" w:rsidR="00CB3B86" w:rsidRPr="00CB3B86" w:rsidRDefault="00CB3B86" w:rsidP="00CB3B86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</w:t>
      </w:r>
      <w:r w:rsidRPr="00CB3B86">
        <w:rPr>
          <w:sz w:val="21"/>
          <w:szCs w:val="21"/>
        </w:rPr>
        <w:t>使用</w:t>
      </w:r>
      <w:r>
        <w:rPr>
          <w:rFonts w:hint="eastAsia"/>
          <w:sz w:val="21"/>
          <w:szCs w:val="21"/>
        </w:rPr>
        <w:t>方便</w:t>
      </w:r>
      <w:r w:rsidRPr="00CB3B86">
        <w:rPr>
          <w:sz w:val="21"/>
          <w:szCs w:val="21"/>
        </w:rPr>
        <w:t>: GitHub Pages 集成在 GitHu</w:t>
      </w:r>
      <w:ins w:id="4" w:author="奕盛 邱" w:date="2020-04-22T08:11:00Z">
        <w:r w:rsidR="00F51766">
          <w:rPr>
            <w:rFonts w:hint="eastAsia"/>
            <w:sz w:val="21"/>
            <w:szCs w:val="21"/>
          </w:rPr>
          <w:t>b</w:t>
        </w:r>
      </w:ins>
      <w:r w:rsidRPr="00CB3B86">
        <w:rPr>
          <w:sz w:val="21"/>
          <w:szCs w:val="21"/>
        </w:rPr>
        <w:t>中, 直接和代码管理绑定在一起, 随着代码更新自动重新部署, 使用非常方便</w:t>
      </w:r>
      <w:r>
        <w:rPr>
          <w:rFonts w:hint="eastAsia"/>
          <w:sz w:val="21"/>
          <w:szCs w:val="21"/>
        </w:rPr>
        <w:t>。</w:t>
      </w:r>
    </w:p>
    <w:p w14:paraId="5DB25D72" w14:textId="4A89A4FE" w:rsidR="00CB3B86" w:rsidRPr="00CB3B86" w:rsidRDefault="00CB3B86" w:rsidP="00CB3B86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</w:t>
      </w:r>
      <w:r w:rsidRPr="00CB3B86">
        <w:rPr>
          <w:sz w:val="21"/>
          <w:szCs w:val="21"/>
        </w:rPr>
        <w:t>免费: GitHub免费提供</w:t>
      </w:r>
      <w:r>
        <w:rPr>
          <w:rFonts w:hint="eastAsia"/>
          <w:sz w:val="21"/>
          <w:szCs w:val="21"/>
        </w:rPr>
        <w:t>了</w:t>
      </w:r>
      <w:r w:rsidRPr="00CB3B86">
        <w:rPr>
          <w:sz w:val="21"/>
          <w:szCs w:val="21"/>
        </w:rPr>
        <w:t>username.github.io的域名, GitHub</w:t>
      </w:r>
      <w:r>
        <w:rPr>
          <w:rFonts w:hint="eastAsia"/>
          <w:sz w:val="21"/>
          <w:szCs w:val="21"/>
        </w:rPr>
        <w:t>就成了</w:t>
      </w:r>
      <w:r w:rsidRPr="00CB3B86">
        <w:rPr>
          <w:sz w:val="21"/>
          <w:szCs w:val="21"/>
        </w:rPr>
        <w:t>免费的静态网站服务器</w:t>
      </w:r>
      <w:r>
        <w:rPr>
          <w:rFonts w:hint="eastAsia"/>
          <w:sz w:val="21"/>
          <w:szCs w:val="21"/>
        </w:rPr>
        <w:t>。</w:t>
      </w:r>
    </w:p>
    <w:p w14:paraId="1EB7BAE1" w14:textId="2DF4F03A" w:rsidR="00CB3B86" w:rsidRDefault="00CB3B86" w:rsidP="00CB3B86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.</w:t>
      </w:r>
      <w:r w:rsidRPr="00CB3B86">
        <w:rPr>
          <w:sz w:val="21"/>
          <w:szCs w:val="21"/>
        </w:rPr>
        <w:t>无数量限制: GitHub Pages</w:t>
      </w:r>
      <w:r w:rsidRPr="00CB3B86">
        <w:rPr>
          <w:rFonts w:hint="eastAsia"/>
          <w:sz w:val="21"/>
          <w:szCs w:val="21"/>
        </w:rPr>
        <w:t>没</w:t>
      </w:r>
      <w:r w:rsidRPr="00CB3B86">
        <w:rPr>
          <w:sz w:val="21"/>
          <w:szCs w:val="21"/>
        </w:rPr>
        <w:t>有使用的数量限制, 每一个</w:t>
      </w:r>
      <w:r>
        <w:rPr>
          <w:rFonts w:hint="eastAsia"/>
          <w:sz w:val="21"/>
          <w:szCs w:val="21"/>
        </w:rPr>
        <w:t>R</w:t>
      </w:r>
      <w:r w:rsidRPr="00CB3B86">
        <w:rPr>
          <w:sz w:val="21"/>
          <w:szCs w:val="21"/>
        </w:rPr>
        <w:t>epository</w:t>
      </w:r>
      <w:r>
        <w:rPr>
          <w:rFonts w:hint="eastAsia"/>
          <w:sz w:val="21"/>
          <w:szCs w:val="21"/>
        </w:rPr>
        <w:t>（</w:t>
      </w:r>
      <w:r w:rsidRPr="00CB3B86">
        <w:rPr>
          <w:sz w:val="21"/>
          <w:szCs w:val="21"/>
        </w:rPr>
        <w:t>仓库</w:t>
      </w:r>
      <w:r>
        <w:rPr>
          <w:rFonts w:hint="eastAsia"/>
          <w:sz w:val="21"/>
          <w:szCs w:val="21"/>
        </w:rPr>
        <w:t>）</w:t>
      </w:r>
      <w:r w:rsidRPr="00CB3B86">
        <w:rPr>
          <w:sz w:val="21"/>
          <w:szCs w:val="21"/>
        </w:rPr>
        <w:t>都可以部署为一个静态网站</w:t>
      </w:r>
      <w:r>
        <w:rPr>
          <w:rFonts w:hint="eastAsia"/>
          <w:sz w:val="21"/>
          <w:szCs w:val="21"/>
        </w:rPr>
        <w:t>。</w:t>
      </w:r>
    </w:p>
    <w:p w14:paraId="24A1DA4B" w14:textId="5DCF95D0" w:rsidR="00B50662" w:rsidRDefault="00CB3B86" w:rsidP="00AD450F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当然，如果仅仅是发布静态网站，那更新</w:t>
      </w:r>
      <w:r w:rsidR="00AD450F">
        <w:rPr>
          <w:rFonts w:hint="eastAsia"/>
          <w:sz w:val="21"/>
          <w:szCs w:val="21"/>
        </w:rPr>
        <w:t>网站</w:t>
      </w:r>
      <w:r>
        <w:rPr>
          <w:rFonts w:hint="eastAsia"/>
          <w:sz w:val="21"/>
          <w:szCs w:val="21"/>
        </w:rPr>
        <w:t>也会成为一项非常无趣的工作。最近</w:t>
      </w:r>
      <w:r w:rsidR="00AD450F">
        <w:rPr>
          <w:rFonts w:hint="eastAsia"/>
          <w:sz w:val="21"/>
          <w:szCs w:val="21"/>
        </w:rPr>
        <w:t>GitHub的</w:t>
      </w:r>
      <w:r>
        <w:rPr>
          <w:rFonts w:hint="eastAsia"/>
          <w:sz w:val="21"/>
          <w:szCs w:val="21"/>
        </w:rPr>
        <w:t>程序员发布了</w:t>
      </w:r>
      <w:proofErr w:type="spellStart"/>
      <w:r>
        <w:rPr>
          <w:rFonts w:hint="eastAsia"/>
          <w:sz w:val="21"/>
          <w:szCs w:val="21"/>
        </w:rPr>
        <w:t>F</w:t>
      </w:r>
      <w:r w:rsidRPr="00CB3B86">
        <w:rPr>
          <w:sz w:val="21"/>
          <w:szCs w:val="21"/>
        </w:rPr>
        <w:t>ast</w:t>
      </w:r>
      <w:r>
        <w:rPr>
          <w:rFonts w:hint="eastAsia"/>
          <w:sz w:val="21"/>
          <w:szCs w:val="21"/>
        </w:rPr>
        <w:t>P</w:t>
      </w:r>
      <w:r w:rsidRPr="00CB3B86">
        <w:rPr>
          <w:sz w:val="21"/>
          <w:szCs w:val="21"/>
        </w:rPr>
        <w:t>ages</w:t>
      </w:r>
      <w:proofErr w:type="spellEnd"/>
      <w:r>
        <w:rPr>
          <w:rFonts w:hint="eastAsia"/>
          <w:sz w:val="21"/>
          <w:szCs w:val="21"/>
        </w:rPr>
        <w:t>的工具，能够将</w:t>
      </w:r>
      <w:r w:rsidR="00462E41">
        <w:rPr>
          <w:rFonts w:hint="eastAsia"/>
          <w:sz w:val="21"/>
          <w:szCs w:val="21"/>
        </w:rPr>
        <w:t>文档直接转换为网页，</w:t>
      </w:r>
      <w:r w:rsidR="00AD450F">
        <w:rPr>
          <w:rFonts w:hint="eastAsia"/>
          <w:sz w:val="21"/>
          <w:szCs w:val="21"/>
        </w:rPr>
        <w:t>还</w:t>
      </w:r>
      <w:r w:rsidR="00462E41">
        <w:rPr>
          <w:rFonts w:hint="eastAsia"/>
          <w:sz w:val="21"/>
          <w:szCs w:val="21"/>
        </w:rPr>
        <w:t>支持</w:t>
      </w:r>
      <w:r>
        <w:rPr>
          <w:rFonts w:hint="eastAsia"/>
          <w:sz w:val="21"/>
          <w:szCs w:val="21"/>
        </w:rPr>
        <w:t>Word、</w:t>
      </w:r>
      <w:proofErr w:type="spellStart"/>
      <w:r w:rsidR="00462E41">
        <w:rPr>
          <w:rFonts w:hint="eastAsia"/>
          <w:sz w:val="21"/>
          <w:szCs w:val="21"/>
        </w:rPr>
        <w:t>MarkDown</w:t>
      </w:r>
      <w:proofErr w:type="spellEnd"/>
      <w:r w:rsidR="00462E41">
        <w:rPr>
          <w:rFonts w:hint="eastAsia"/>
          <w:sz w:val="21"/>
          <w:szCs w:val="21"/>
        </w:rPr>
        <w:t>和</w:t>
      </w:r>
      <w:proofErr w:type="spellStart"/>
      <w:r w:rsidR="00462E41">
        <w:rPr>
          <w:rFonts w:hint="eastAsia"/>
          <w:sz w:val="21"/>
          <w:szCs w:val="21"/>
        </w:rPr>
        <w:t>Jupyter</w:t>
      </w:r>
      <w:proofErr w:type="spellEnd"/>
      <w:r w:rsidR="00462E41">
        <w:rPr>
          <w:rFonts w:hint="eastAsia"/>
          <w:sz w:val="21"/>
          <w:szCs w:val="21"/>
        </w:rPr>
        <w:t>等类型。</w:t>
      </w:r>
      <w:r w:rsidR="00AD450F">
        <w:rPr>
          <w:rFonts w:hint="eastAsia"/>
          <w:sz w:val="21"/>
          <w:szCs w:val="21"/>
        </w:rPr>
        <w:t>这个功能一发布就受到很多用户的关注，有人还用来制作了与新冠病毒相关的网站。因为</w:t>
      </w:r>
      <w:r w:rsidR="00462E41">
        <w:rPr>
          <w:rFonts w:hint="eastAsia"/>
          <w:sz w:val="21"/>
          <w:szCs w:val="21"/>
        </w:rPr>
        <w:t>这样一来，我们只要</w:t>
      </w:r>
      <w:r w:rsidR="00AD450F">
        <w:rPr>
          <w:rFonts w:hint="eastAsia"/>
          <w:sz w:val="21"/>
          <w:szCs w:val="21"/>
        </w:rPr>
        <w:t>按照</w:t>
      </w:r>
      <w:r w:rsidR="00462E41">
        <w:rPr>
          <w:rFonts w:hint="eastAsia"/>
          <w:sz w:val="21"/>
          <w:szCs w:val="21"/>
        </w:rPr>
        <w:t>规范上传各种文档，</w:t>
      </w:r>
      <w:ins w:id="5" w:author="奕盛 邱" w:date="2020-04-22T09:04:00Z">
        <w:r w:rsidR="006E631E">
          <w:rPr>
            <w:rFonts w:hint="eastAsia"/>
            <w:sz w:val="21"/>
            <w:szCs w:val="21"/>
          </w:rPr>
          <w:t>网站</w:t>
        </w:r>
      </w:ins>
      <w:r w:rsidR="00462E41">
        <w:rPr>
          <w:rFonts w:hint="eastAsia"/>
          <w:sz w:val="21"/>
          <w:szCs w:val="21"/>
        </w:rPr>
        <w:t>主页自动会进行更新，看起来和</w:t>
      </w:r>
      <w:proofErr w:type="gramStart"/>
      <w:r w:rsidR="00462E41">
        <w:rPr>
          <w:rFonts w:hint="eastAsia"/>
          <w:sz w:val="21"/>
          <w:szCs w:val="21"/>
        </w:rPr>
        <w:t>个人博客就</w:t>
      </w:r>
      <w:proofErr w:type="gramEnd"/>
      <w:r w:rsidR="00462E41">
        <w:rPr>
          <w:rFonts w:hint="eastAsia"/>
          <w:sz w:val="21"/>
          <w:szCs w:val="21"/>
        </w:rPr>
        <w:t>没有区别了。重要的是，这个博客是没有任何广告的。</w:t>
      </w:r>
    </w:p>
    <w:p w14:paraId="6B9A5B3F" w14:textId="12E4B84E" w:rsidR="00AD450F" w:rsidRDefault="00AD450F" w:rsidP="00AD450F">
      <w:pPr>
        <w:spacing w:line="276" w:lineRule="auto"/>
        <w:rPr>
          <w:sz w:val="21"/>
          <w:szCs w:val="21"/>
        </w:rPr>
      </w:pPr>
      <w:r w:rsidRPr="00AD450F">
        <w:rPr>
          <w:noProof/>
          <w:sz w:val="21"/>
          <w:szCs w:val="21"/>
        </w:rPr>
        <w:drawing>
          <wp:inline distT="0" distB="0" distL="0" distR="0" wp14:anchorId="6ED97E9E" wp14:editId="2CC168F8">
            <wp:extent cx="5274310" cy="4265295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E19" w14:textId="69224E55" w:rsidR="00AD450F" w:rsidRPr="00CB3B86" w:rsidRDefault="00C54657" w:rsidP="00AD450F">
      <w:pPr>
        <w:spacing w:line="276" w:lineRule="auto"/>
        <w:jc w:val="center"/>
        <w:rPr>
          <w:sz w:val="21"/>
          <w:szCs w:val="21"/>
        </w:rPr>
      </w:pPr>
      <w:ins w:id="6" w:author="奕盛 邱" w:date="2020-04-22T08:09:00Z">
        <w:r w:rsidRPr="007E00EC">
          <w:rPr>
            <w:sz w:val="21"/>
            <w:szCs w:val="21"/>
          </w:rPr>
          <w:t>图</w:t>
        </w:r>
        <w:r>
          <w:rPr>
            <w:sz w:val="21"/>
            <w:szCs w:val="21"/>
          </w:rPr>
          <w:t xml:space="preserve">2 </w:t>
        </w:r>
      </w:ins>
      <w:r w:rsidR="00AD450F">
        <w:rPr>
          <w:rFonts w:hint="eastAsia"/>
          <w:sz w:val="21"/>
          <w:szCs w:val="21"/>
        </w:rPr>
        <w:t>用</w:t>
      </w:r>
      <w:proofErr w:type="spellStart"/>
      <w:r w:rsidR="00AD450F">
        <w:rPr>
          <w:rFonts w:hint="eastAsia"/>
          <w:sz w:val="21"/>
          <w:szCs w:val="21"/>
        </w:rPr>
        <w:t>F</w:t>
      </w:r>
      <w:r w:rsidR="00AD450F" w:rsidRPr="00CB3B86">
        <w:rPr>
          <w:sz w:val="21"/>
          <w:szCs w:val="21"/>
        </w:rPr>
        <w:t>ast</w:t>
      </w:r>
      <w:r w:rsidR="00AD450F">
        <w:rPr>
          <w:rFonts w:hint="eastAsia"/>
          <w:sz w:val="21"/>
          <w:szCs w:val="21"/>
        </w:rPr>
        <w:t>P</w:t>
      </w:r>
      <w:r w:rsidR="00AD450F" w:rsidRPr="00CB3B86">
        <w:rPr>
          <w:sz w:val="21"/>
          <w:szCs w:val="21"/>
        </w:rPr>
        <w:t>ages</w:t>
      </w:r>
      <w:proofErr w:type="spellEnd"/>
      <w:r w:rsidR="00AD450F">
        <w:rPr>
          <w:rFonts w:hint="eastAsia"/>
          <w:sz w:val="21"/>
          <w:szCs w:val="21"/>
        </w:rPr>
        <w:t>生成的网站</w:t>
      </w:r>
    </w:p>
    <w:p w14:paraId="262B750E" w14:textId="66E5C8A9" w:rsidR="00D32B40" w:rsidRPr="00D864D7" w:rsidRDefault="00D32B40" w:rsidP="008D3578">
      <w:pPr>
        <w:spacing w:line="276" w:lineRule="auto"/>
        <w:rPr>
          <w:sz w:val="21"/>
          <w:szCs w:val="21"/>
        </w:rPr>
      </w:pPr>
    </w:p>
    <w:p w14:paraId="71B2C716" w14:textId="02958634" w:rsidR="00626ABC" w:rsidRPr="00805600" w:rsidRDefault="00805600" w:rsidP="008A2738">
      <w:pPr>
        <w:spacing w:line="276" w:lineRule="auto"/>
        <w:rPr>
          <w:b/>
          <w:bCs/>
        </w:rPr>
      </w:pPr>
      <w:r>
        <w:rPr>
          <w:rFonts w:hint="eastAsia"/>
          <w:b/>
          <w:bCs/>
        </w:rPr>
        <w:t>二、</w:t>
      </w:r>
      <w:r w:rsidR="002825D5">
        <w:rPr>
          <w:rFonts w:hint="eastAsia"/>
          <w:b/>
          <w:bCs/>
        </w:rPr>
        <w:t>建立</w:t>
      </w:r>
      <w:r w:rsidR="004807CC" w:rsidRPr="004807CC">
        <w:rPr>
          <w:b/>
          <w:bCs/>
        </w:rPr>
        <w:t>GitHub Pages</w:t>
      </w:r>
      <w:r w:rsidR="00462E41">
        <w:rPr>
          <w:rFonts w:hint="eastAsia"/>
          <w:b/>
          <w:bCs/>
        </w:rPr>
        <w:t>的</w:t>
      </w:r>
      <w:r w:rsidR="00EE3AB8">
        <w:rPr>
          <w:rFonts w:hint="eastAsia"/>
          <w:b/>
          <w:bCs/>
        </w:rPr>
        <w:t>步骤介绍</w:t>
      </w:r>
    </w:p>
    <w:p w14:paraId="7033A9D6" w14:textId="486A74F3" w:rsidR="00AD450F" w:rsidRDefault="00462E41" w:rsidP="00AD450F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要建立一个</w:t>
      </w:r>
      <w:r w:rsidRPr="00462E41">
        <w:rPr>
          <w:sz w:val="21"/>
          <w:szCs w:val="21"/>
        </w:rPr>
        <w:t>GitHub Pages</w:t>
      </w:r>
      <w:r>
        <w:rPr>
          <w:rFonts w:hint="eastAsia"/>
          <w:sz w:val="21"/>
          <w:szCs w:val="21"/>
        </w:rPr>
        <w:t>，第一步自然是要注册一个GitHub用户了。</w:t>
      </w:r>
      <w:r w:rsidR="00AD450F">
        <w:rPr>
          <w:rFonts w:hint="eastAsia"/>
          <w:sz w:val="21"/>
          <w:szCs w:val="21"/>
        </w:rPr>
        <w:t>有了用户后，</w:t>
      </w:r>
      <w:r>
        <w:rPr>
          <w:rFonts w:hint="eastAsia"/>
          <w:sz w:val="21"/>
          <w:szCs w:val="21"/>
        </w:rPr>
        <w:t>只要建一个名称为“</w:t>
      </w:r>
      <w:r w:rsidRPr="00CB3B86">
        <w:rPr>
          <w:sz w:val="21"/>
          <w:szCs w:val="21"/>
        </w:rPr>
        <w:t>username.github.io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</w:t>
      </w:r>
      <w:r w:rsidRPr="00462E41">
        <w:rPr>
          <w:sz w:val="21"/>
          <w:szCs w:val="21"/>
        </w:rPr>
        <w:t>Repository</w:t>
      </w:r>
      <w:r>
        <w:rPr>
          <w:rFonts w:hint="eastAsia"/>
          <w:sz w:val="21"/>
          <w:szCs w:val="21"/>
        </w:rPr>
        <w:t>（仓库），如我的用户名是</w:t>
      </w:r>
      <w:r>
        <w:rPr>
          <w:rFonts w:hint="eastAsia"/>
          <w:sz w:val="21"/>
          <w:szCs w:val="21"/>
        </w:rPr>
        <w:lastRenderedPageBreak/>
        <w:t>“</w:t>
      </w:r>
      <w:proofErr w:type="spellStart"/>
      <w:r>
        <w:rPr>
          <w:rFonts w:hint="eastAsia"/>
          <w:sz w:val="21"/>
          <w:szCs w:val="21"/>
        </w:rPr>
        <w:t>xiezuoru</w:t>
      </w:r>
      <w:proofErr w:type="spellEnd"/>
      <w:r>
        <w:rPr>
          <w:rFonts w:hint="eastAsia"/>
          <w:sz w:val="21"/>
          <w:szCs w:val="21"/>
        </w:rPr>
        <w:t>”，这个库的名称就是“xiezuoru</w:t>
      </w:r>
      <w:r w:rsidRPr="00CB3B86">
        <w:rPr>
          <w:sz w:val="21"/>
          <w:szCs w:val="21"/>
        </w:rPr>
        <w:t>.github.io</w:t>
      </w:r>
      <w:r>
        <w:rPr>
          <w:rFonts w:hint="eastAsia"/>
          <w:sz w:val="21"/>
          <w:szCs w:val="21"/>
        </w:rPr>
        <w:t>”。然后，在这个</w:t>
      </w:r>
      <w:r w:rsidRPr="00462E41">
        <w:rPr>
          <w:sz w:val="21"/>
          <w:szCs w:val="21"/>
        </w:rPr>
        <w:t>Repository</w:t>
      </w:r>
      <w:r>
        <w:rPr>
          <w:rFonts w:hint="eastAsia"/>
          <w:sz w:val="21"/>
          <w:szCs w:val="21"/>
        </w:rPr>
        <w:t>的根目录下建一个名称为“index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html”的文件，输入</w:t>
      </w:r>
      <w:r w:rsidR="00111E5D">
        <w:rPr>
          <w:rFonts w:hint="eastAsia"/>
          <w:sz w:val="21"/>
          <w:szCs w:val="21"/>
        </w:rPr>
        <w:t>HTML</w:t>
      </w:r>
      <w:r>
        <w:rPr>
          <w:rFonts w:hint="eastAsia"/>
          <w:sz w:val="21"/>
          <w:szCs w:val="21"/>
        </w:rPr>
        <w:t>代码，主页就产生了。访问</w:t>
      </w:r>
      <w:r w:rsidR="00B46E1B">
        <w:rPr>
          <w:rFonts w:hint="eastAsia"/>
          <w:sz w:val="21"/>
          <w:szCs w:val="21"/>
        </w:rPr>
        <w:t>“xiezuoru</w:t>
      </w:r>
      <w:r w:rsidR="00B46E1B" w:rsidRPr="00CB3B86">
        <w:rPr>
          <w:sz w:val="21"/>
          <w:szCs w:val="21"/>
        </w:rPr>
        <w:t>.github.io</w:t>
      </w:r>
      <w:r w:rsidR="00B46E1B">
        <w:rPr>
          <w:sz w:val="21"/>
          <w:szCs w:val="21"/>
        </w:rPr>
        <w:t>”</w:t>
      </w:r>
      <w:r w:rsidR="00B46E1B">
        <w:rPr>
          <w:rFonts w:hint="eastAsia"/>
          <w:sz w:val="21"/>
          <w:szCs w:val="21"/>
        </w:rPr>
        <w:t>，</w:t>
      </w:r>
      <w:r w:rsidR="00EE3AB8">
        <w:rPr>
          <w:rFonts w:hint="eastAsia"/>
          <w:sz w:val="21"/>
          <w:szCs w:val="21"/>
        </w:rPr>
        <w:t>就可以看到这个主页的效果了。</w:t>
      </w:r>
    </w:p>
    <w:p w14:paraId="767E92FD" w14:textId="147AB33D" w:rsidR="00B46E1B" w:rsidRDefault="00AD450F" w:rsidP="00AD450F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如何设计一个精美的网站，</w:t>
      </w:r>
      <w:r w:rsidR="00111E5D">
        <w:rPr>
          <w:rFonts w:hint="eastAsia"/>
          <w:sz w:val="21"/>
          <w:szCs w:val="21"/>
        </w:rPr>
        <w:t>这需要一定的</w:t>
      </w:r>
      <w:r w:rsidR="00EE3AB8">
        <w:rPr>
          <w:rFonts w:hint="eastAsia"/>
          <w:sz w:val="21"/>
          <w:szCs w:val="21"/>
        </w:rPr>
        <w:t>审美能力。</w:t>
      </w:r>
      <w:r w:rsidR="00111E5D">
        <w:rPr>
          <w:rFonts w:hint="eastAsia"/>
          <w:sz w:val="21"/>
          <w:szCs w:val="21"/>
        </w:rPr>
        <w:t>如果对HTML语言不熟悉，</w:t>
      </w:r>
      <w:r w:rsidR="00EE3AB8">
        <w:rPr>
          <w:rFonts w:hint="eastAsia"/>
          <w:sz w:val="21"/>
          <w:szCs w:val="21"/>
        </w:rPr>
        <w:t>最简单的办法就是用</w:t>
      </w:r>
      <w:r w:rsidR="00EE3AB8">
        <w:rPr>
          <w:sz w:val="21"/>
          <w:szCs w:val="21"/>
        </w:rPr>
        <w:t>Word</w:t>
      </w:r>
      <w:r w:rsidR="00EE3AB8">
        <w:rPr>
          <w:rFonts w:hint="eastAsia"/>
          <w:sz w:val="21"/>
          <w:szCs w:val="21"/>
        </w:rPr>
        <w:t>，虽然不太好看，毕竟也是可以用的。</w:t>
      </w:r>
      <w:r w:rsidR="00111E5D">
        <w:rPr>
          <w:rFonts w:hint="eastAsia"/>
          <w:sz w:val="21"/>
          <w:szCs w:val="21"/>
        </w:rPr>
        <w:t>如果要上传</w:t>
      </w:r>
      <w:r w:rsidR="00EE3AB8">
        <w:rPr>
          <w:rFonts w:hint="eastAsia"/>
          <w:sz w:val="21"/>
          <w:szCs w:val="21"/>
        </w:rPr>
        <w:t>多个文件，推荐用</w:t>
      </w:r>
      <w:r w:rsidR="00EE3AB8" w:rsidRPr="00462E41">
        <w:rPr>
          <w:sz w:val="21"/>
          <w:szCs w:val="21"/>
        </w:rPr>
        <w:t>GitHub</w:t>
      </w:r>
      <w:r w:rsidR="00EE3AB8">
        <w:rPr>
          <w:rFonts w:hint="eastAsia"/>
          <w:sz w:val="21"/>
          <w:szCs w:val="21"/>
        </w:rPr>
        <w:t>客户端工具。</w:t>
      </w:r>
      <w:r w:rsidR="001023E2">
        <w:rPr>
          <w:rFonts w:hint="eastAsia"/>
          <w:sz w:val="21"/>
          <w:szCs w:val="21"/>
        </w:rPr>
        <w:t>我</w:t>
      </w:r>
      <w:r w:rsidR="00111E5D">
        <w:rPr>
          <w:rFonts w:hint="eastAsia"/>
          <w:sz w:val="21"/>
          <w:szCs w:val="21"/>
        </w:rPr>
        <w:t>呢，就</w:t>
      </w:r>
      <w:r w:rsidR="001023E2">
        <w:rPr>
          <w:rFonts w:hint="eastAsia"/>
          <w:sz w:val="21"/>
          <w:szCs w:val="21"/>
        </w:rPr>
        <w:t>借鉴了一个博客的</w:t>
      </w:r>
      <w:r w:rsidR="00111E5D">
        <w:rPr>
          <w:rFonts w:hint="eastAsia"/>
          <w:sz w:val="21"/>
          <w:szCs w:val="21"/>
        </w:rPr>
        <w:t>外观设计</w:t>
      </w:r>
      <w:r w:rsidR="001023E2">
        <w:rPr>
          <w:rFonts w:hint="eastAsia"/>
          <w:sz w:val="21"/>
          <w:szCs w:val="21"/>
        </w:rPr>
        <w:t>，做一个很简单的页面，如图所示。</w:t>
      </w:r>
    </w:p>
    <w:p w14:paraId="2922E531" w14:textId="39099B34" w:rsidR="001023E2" w:rsidRDefault="001023E2" w:rsidP="00EE3AB8">
      <w:pPr>
        <w:spacing w:line="276" w:lineRule="auto"/>
        <w:ind w:firstLine="420"/>
        <w:rPr>
          <w:sz w:val="21"/>
          <w:szCs w:val="21"/>
        </w:rPr>
      </w:pPr>
      <w:r w:rsidRPr="001023E2">
        <w:rPr>
          <w:noProof/>
          <w:sz w:val="21"/>
          <w:szCs w:val="21"/>
        </w:rPr>
        <w:drawing>
          <wp:inline distT="0" distB="0" distL="0" distR="0" wp14:anchorId="05743872" wp14:editId="10481991">
            <wp:extent cx="4419600" cy="2370493"/>
            <wp:effectExtent l="0" t="0" r="0" b="444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161" cy="23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F754" w14:textId="61BCEEB7" w:rsidR="001023E2" w:rsidRDefault="00C54657" w:rsidP="001023E2">
      <w:pPr>
        <w:spacing w:line="276" w:lineRule="auto"/>
        <w:ind w:firstLine="420"/>
        <w:jc w:val="center"/>
        <w:rPr>
          <w:sz w:val="21"/>
          <w:szCs w:val="21"/>
        </w:rPr>
      </w:pPr>
      <w:ins w:id="7" w:author="奕盛 邱" w:date="2020-04-22T08:09:00Z">
        <w:r>
          <w:rPr>
            <w:rFonts w:hint="eastAsia"/>
            <w:sz w:val="21"/>
            <w:szCs w:val="21"/>
          </w:rPr>
          <w:t xml:space="preserve">图 </w:t>
        </w:r>
        <w:r>
          <w:rPr>
            <w:sz w:val="21"/>
            <w:szCs w:val="21"/>
          </w:rPr>
          <w:t xml:space="preserve">3 </w:t>
        </w:r>
      </w:ins>
      <w:r w:rsidR="001023E2">
        <w:rPr>
          <w:rFonts w:hint="eastAsia"/>
          <w:sz w:val="21"/>
          <w:szCs w:val="21"/>
        </w:rPr>
        <w:t>谢作如的</w:t>
      </w:r>
      <w:r w:rsidR="001023E2" w:rsidRPr="00462E41">
        <w:rPr>
          <w:sz w:val="21"/>
          <w:szCs w:val="21"/>
        </w:rPr>
        <w:t>GitHub Pages</w:t>
      </w:r>
    </w:p>
    <w:p w14:paraId="35935154" w14:textId="77777777" w:rsidR="00EE3AB8" w:rsidRPr="00462E41" w:rsidRDefault="00EE3AB8" w:rsidP="00EE3AB8">
      <w:pPr>
        <w:spacing w:line="276" w:lineRule="auto"/>
        <w:ind w:firstLine="420"/>
        <w:rPr>
          <w:sz w:val="21"/>
          <w:szCs w:val="21"/>
        </w:rPr>
      </w:pPr>
    </w:p>
    <w:p w14:paraId="2B61E9A8" w14:textId="1E31624B" w:rsidR="003C6BC6" w:rsidRDefault="00CC1D79" w:rsidP="008A2738">
      <w:pPr>
        <w:spacing w:line="276" w:lineRule="auto"/>
        <w:rPr>
          <w:b/>
          <w:bCs/>
        </w:rPr>
      </w:pPr>
      <w:r w:rsidRPr="00CC1D79">
        <w:rPr>
          <w:rFonts w:hint="eastAsia"/>
          <w:b/>
          <w:bCs/>
        </w:rPr>
        <w:t>三、</w:t>
      </w:r>
      <w:r w:rsidR="00DF4EA6">
        <w:rPr>
          <w:rFonts w:hint="eastAsia"/>
          <w:b/>
          <w:bCs/>
        </w:rPr>
        <w:t>利用</w:t>
      </w:r>
      <w:proofErr w:type="spellStart"/>
      <w:r w:rsidR="00DF4EA6" w:rsidRPr="00EE3AB8">
        <w:rPr>
          <w:b/>
          <w:bCs/>
        </w:rPr>
        <w:t>FastPages</w:t>
      </w:r>
      <w:proofErr w:type="spellEnd"/>
      <w:r w:rsidR="00DF4EA6">
        <w:rPr>
          <w:rFonts w:hint="eastAsia"/>
          <w:b/>
          <w:bCs/>
        </w:rPr>
        <w:t>实现</w:t>
      </w:r>
      <w:r w:rsidR="00EE3AB8">
        <w:rPr>
          <w:rFonts w:hint="eastAsia"/>
          <w:b/>
          <w:bCs/>
        </w:rPr>
        <w:t>自动转换文档</w:t>
      </w:r>
    </w:p>
    <w:p w14:paraId="66BB4D8D" w14:textId="77777777" w:rsidR="00111E5D" w:rsidRDefault="00111E5D" w:rsidP="00EE3AB8">
      <w:pPr>
        <w:spacing w:line="276" w:lineRule="auto"/>
        <w:ind w:firstLine="420"/>
        <w:rPr>
          <w:sz w:val="21"/>
          <w:szCs w:val="21"/>
        </w:rPr>
      </w:pPr>
    </w:p>
    <w:p w14:paraId="772E2495" w14:textId="7C2D894C" w:rsidR="00DF4EA6" w:rsidRDefault="00DF4EA6" w:rsidP="00EE3AB8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要实现自动转换文档为网页，</w:t>
      </w:r>
      <w:r w:rsidR="00111E5D">
        <w:rPr>
          <w:rFonts w:hint="eastAsia"/>
          <w:sz w:val="21"/>
          <w:szCs w:val="21"/>
        </w:rPr>
        <w:t>还需要</w:t>
      </w:r>
      <w:r>
        <w:rPr>
          <w:rFonts w:hint="eastAsia"/>
          <w:sz w:val="21"/>
          <w:szCs w:val="21"/>
        </w:rPr>
        <w:t>建一个具备“</w:t>
      </w:r>
      <w:proofErr w:type="spellStart"/>
      <w:r w:rsidR="00DE7D65" w:rsidRPr="00DE7D65">
        <w:rPr>
          <w:sz w:val="21"/>
          <w:szCs w:val="21"/>
        </w:rPr>
        <w:t>FastPages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功能的仓库。这个仓库不能自己建立，也不能用“fork”功能来产生，而是要通过一个特定的仓库“</w:t>
      </w:r>
      <w:r w:rsidRPr="00DF4EA6">
        <w:rPr>
          <w:sz w:val="21"/>
          <w:szCs w:val="21"/>
        </w:rPr>
        <w:t>generate</w:t>
      </w:r>
      <w:r>
        <w:rPr>
          <w:rFonts w:hint="eastAsia"/>
          <w:sz w:val="21"/>
          <w:szCs w:val="21"/>
        </w:rPr>
        <w:t>”</w:t>
      </w:r>
      <w:r w:rsidR="00111E5D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生成</w:t>
      </w:r>
      <w:r w:rsidR="00111E5D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。</w:t>
      </w:r>
    </w:p>
    <w:p w14:paraId="593A2338" w14:textId="79F92DFB" w:rsidR="00DE7D65" w:rsidRDefault="00DF4EA6" w:rsidP="00111E5D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具备</w:t>
      </w:r>
      <w:proofErr w:type="spellStart"/>
      <w:r w:rsidRPr="00DE7D65">
        <w:rPr>
          <w:sz w:val="21"/>
          <w:szCs w:val="21"/>
        </w:rPr>
        <w:t>FastPages</w:t>
      </w:r>
      <w:proofErr w:type="spellEnd"/>
      <w:r>
        <w:rPr>
          <w:rFonts w:hint="eastAsia"/>
          <w:sz w:val="21"/>
          <w:szCs w:val="21"/>
        </w:rPr>
        <w:t xml:space="preserve"> 功能的原始仓库是</w:t>
      </w:r>
      <w:r>
        <w:rPr>
          <w:sz w:val="21"/>
          <w:szCs w:val="21"/>
        </w:rPr>
        <w:t>“</w:t>
      </w:r>
      <w:proofErr w:type="spellStart"/>
      <w:r w:rsidRPr="00DF4EA6">
        <w:rPr>
          <w:sz w:val="21"/>
          <w:szCs w:val="21"/>
        </w:rPr>
        <w:t>fastai</w:t>
      </w:r>
      <w:proofErr w:type="spellEnd"/>
      <w:r w:rsidRPr="00DF4EA6">
        <w:rPr>
          <w:sz w:val="21"/>
          <w:szCs w:val="21"/>
        </w:rPr>
        <w:t>/</w:t>
      </w:r>
      <w:proofErr w:type="spellStart"/>
      <w:r w:rsidRPr="00DF4EA6">
        <w:rPr>
          <w:sz w:val="21"/>
          <w:szCs w:val="21"/>
        </w:rPr>
        <w:t>fastpages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，访问地址为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</w:instrText>
      </w:r>
      <w:r w:rsidRPr="00DF4EA6">
        <w:rPr>
          <w:sz w:val="21"/>
          <w:szCs w:val="21"/>
        </w:rPr>
        <w:instrText>https://github.com/fastai/fastpages</w:instrText>
      </w:r>
      <w:r>
        <w:rPr>
          <w:sz w:val="21"/>
          <w:szCs w:val="21"/>
        </w:rPr>
        <w:instrText xml:space="preserve">" </w:instrText>
      </w:r>
      <w:r>
        <w:rPr>
          <w:sz w:val="21"/>
          <w:szCs w:val="21"/>
        </w:rPr>
        <w:fldChar w:fldCharType="separate"/>
      </w:r>
      <w:r w:rsidRPr="003530CF">
        <w:rPr>
          <w:rStyle w:val="a9"/>
          <w:sz w:val="21"/>
          <w:szCs w:val="21"/>
        </w:rPr>
        <w:t>https://github.com/fastai/fastpages</w:t>
      </w:r>
      <w:r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。考虑到</w:t>
      </w:r>
      <w:r>
        <w:rPr>
          <w:sz w:val="21"/>
          <w:szCs w:val="21"/>
        </w:rPr>
        <w:t>“</w:t>
      </w:r>
      <w:proofErr w:type="spellStart"/>
      <w:r w:rsidRPr="00DF4EA6">
        <w:rPr>
          <w:sz w:val="21"/>
          <w:szCs w:val="21"/>
        </w:rPr>
        <w:t>fastai</w:t>
      </w:r>
      <w:proofErr w:type="spellEnd"/>
      <w:r w:rsidRPr="00DF4EA6">
        <w:rPr>
          <w:sz w:val="21"/>
          <w:szCs w:val="21"/>
        </w:rPr>
        <w:t>/</w:t>
      </w:r>
      <w:proofErr w:type="spellStart"/>
      <w:r w:rsidRPr="00DF4EA6">
        <w:rPr>
          <w:sz w:val="21"/>
          <w:szCs w:val="21"/>
        </w:rPr>
        <w:t>fastpages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是英文版，我们特意汉化了一个仓库，名称为“</w:t>
      </w:r>
      <w:proofErr w:type="spellStart"/>
      <w:r w:rsidRPr="00DF4EA6">
        <w:rPr>
          <w:sz w:val="21"/>
          <w:szCs w:val="21"/>
        </w:rPr>
        <w:t>EasonQYS</w:t>
      </w:r>
      <w:proofErr w:type="spellEnd"/>
      <w:r w:rsidRPr="00DF4EA6">
        <w:rPr>
          <w:sz w:val="21"/>
          <w:szCs w:val="21"/>
        </w:rPr>
        <w:t>/</w:t>
      </w:r>
      <w:proofErr w:type="spellStart"/>
      <w:r w:rsidRPr="00DF4EA6">
        <w:rPr>
          <w:sz w:val="21"/>
          <w:szCs w:val="21"/>
        </w:rPr>
        <w:t>fastpagesJupyter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，访问地址为：</w:t>
      </w:r>
      <w:r w:rsidRPr="00DF4EA6">
        <w:rPr>
          <w:sz w:val="21"/>
          <w:szCs w:val="21"/>
        </w:rPr>
        <w:t>https://github.com/EasonQYS/fastpagesJupyter/</w:t>
      </w:r>
    </w:p>
    <w:p w14:paraId="5A8598BF" w14:textId="508420C2" w:rsidR="00E41701" w:rsidRDefault="00DF4EA6" w:rsidP="00DF4EA6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在这个地址的后面加上“</w:t>
      </w:r>
      <w:r w:rsidRPr="00DF4EA6">
        <w:rPr>
          <w:sz w:val="21"/>
          <w:szCs w:val="21"/>
        </w:rPr>
        <w:t>generate</w:t>
      </w:r>
      <w:r>
        <w:rPr>
          <w:rFonts w:hint="eastAsia"/>
          <w:sz w:val="21"/>
          <w:szCs w:val="21"/>
        </w:rPr>
        <w:t>”，即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</w:instrText>
      </w:r>
      <w:r w:rsidRPr="00DE7D65">
        <w:rPr>
          <w:sz w:val="21"/>
          <w:szCs w:val="21"/>
        </w:rPr>
        <w:instrText>https://github.com/EasonQYS/fastpagesJupyter</w:instrText>
      </w:r>
      <w:r>
        <w:rPr>
          <w:sz w:val="21"/>
          <w:szCs w:val="21"/>
        </w:rPr>
        <w:instrText>/</w:instrText>
      </w:r>
      <w:r w:rsidRPr="00DF4EA6">
        <w:rPr>
          <w:sz w:val="21"/>
          <w:szCs w:val="21"/>
        </w:rPr>
        <w:instrText>generate</w:instrText>
      </w:r>
      <w:r>
        <w:rPr>
          <w:sz w:val="21"/>
          <w:szCs w:val="21"/>
        </w:rPr>
        <w:instrText xml:space="preserve">" </w:instrText>
      </w:r>
      <w:r>
        <w:rPr>
          <w:sz w:val="21"/>
          <w:szCs w:val="21"/>
        </w:rPr>
        <w:fldChar w:fldCharType="separate"/>
      </w:r>
      <w:r w:rsidRPr="003530CF">
        <w:rPr>
          <w:rStyle w:val="a9"/>
          <w:sz w:val="21"/>
          <w:szCs w:val="21"/>
        </w:rPr>
        <w:t>https://github.com/EasonQYS/fastpagesJupyter/generate</w:t>
      </w:r>
      <w:r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。或者在“这个链接”处点击。然后在跳出的页面中，给这个仓库起一个名称，名称</w:t>
      </w:r>
      <w:r w:rsidR="00111E5D">
        <w:rPr>
          <w:rFonts w:hint="eastAsia"/>
          <w:sz w:val="21"/>
          <w:szCs w:val="21"/>
        </w:rPr>
        <w:t>没有规定</w:t>
      </w:r>
      <w:r>
        <w:rPr>
          <w:rFonts w:hint="eastAsia"/>
          <w:sz w:val="21"/>
          <w:szCs w:val="21"/>
        </w:rPr>
        <w:t>，只要</w:t>
      </w:r>
      <w:r w:rsidR="00E97BFD">
        <w:rPr>
          <w:rFonts w:hint="eastAsia"/>
          <w:sz w:val="21"/>
          <w:szCs w:val="21"/>
        </w:rPr>
        <w:t>不使用“</w:t>
      </w:r>
      <w:r w:rsidR="00E97BFD" w:rsidRPr="00CB3B86">
        <w:rPr>
          <w:sz w:val="21"/>
          <w:szCs w:val="21"/>
        </w:rPr>
        <w:t>username.github.io</w:t>
      </w:r>
      <w:r w:rsidR="00E97BFD">
        <w:rPr>
          <w:sz w:val="21"/>
          <w:szCs w:val="21"/>
        </w:rPr>
        <w:t>”</w:t>
      </w:r>
      <w:r w:rsidR="00111E5D">
        <w:rPr>
          <w:rFonts w:hint="eastAsia"/>
          <w:sz w:val="21"/>
          <w:szCs w:val="21"/>
        </w:rPr>
        <w:t>这一名称就可以</w:t>
      </w:r>
      <w:r w:rsidR="00E97BFD">
        <w:rPr>
          <w:rFonts w:hint="eastAsia"/>
          <w:sz w:val="21"/>
          <w:szCs w:val="21"/>
        </w:rPr>
        <w:t>。</w:t>
      </w:r>
    </w:p>
    <w:p w14:paraId="09142CAE" w14:textId="5F40F861" w:rsidR="00EE3AB8" w:rsidRPr="00EE3AB8" w:rsidRDefault="00EE3AB8" w:rsidP="00EE3AB8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。</w:t>
      </w:r>
    </w:p>
    <w:p w14:paraId="24FDB847" w14:textId="08D2A5DB" w:rsidR="00165427" w:rsidRDefault="00DF4EA6" w:rsidP="00E97BFD">
      <w:pPr>
        <w:jc w:val="center"/>
      </w:pPr>
      <w:r w:rsidRPr="00DF4EA6">
        <w:rPr>
          <w:noProof/>
        </w:rPr>
        <w:lastRenderedPageBreak/>
        <w:drawing>
          <wp:inline distT="0" distB="0" distL="0" distR="0" wp14:anchorId="37990F21" wp14:editId="3C654AFB">
            <wp:extent cx="3927098" cy="1828800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597" cy="18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7656" w14:textId="594099A6" w:rsidR="00DF4EA6" w:rsidRDefault="00C54657" w:rsidP="00DF4EA6">
      <w:pPr>
        <w:jc w:val="center"/>
        <w:rPr>
          <w:sz w:val="21"/>
          <w:szCs w:val="21"/>
        </w:rPr>
      </w:pPr>
      <w:ins w:id="8" w:author="奕盛 邱" w:date="2020-04-22T08:09:00Z">
        <w:r>
          <w:rPr>
            <w:rFonts w:hint="eastAsia"/>
            <w:sz w:val="21"/>
            <w:szCs w:val="21"/>
          </w:rPr>
          <w:t>图4</w:t>
        </w:r>
        <w:r>
          <w:rPr>
            <w:sz w:val="21"/>
            <w:szCs w:val="21"/>
          </w:rPr>
          <w:t xml:space="preserve"> </w:t>
        </w:r>
      </w:ins>
      <w:proofErr w:type="spellStart"/>
      <w:r w:rsidR="00DF4EA6" w:rsidRPr="00DF4EA6">
        <w:rPr>
          <w:sz w:val="21"/>
          <w:szCs w:val="21"/>
        </w:rPr>
        <w:t>Fastpages</w:t>
      </w:r>
      <w:proofErr w:type="spellEnd"/>
      <w:r w:rsidR="00DF4EA6">
        <w:rPr>
          <w:rFonts w:hint="eastAsia"/>
          <w:sz w:val="21"/>
          <w:szCs w:val="21"/>
        </w:rPr>
        <w:t>的中文版本</w:t>
      </w:r>
    </w:p>
    <w:p w14:paraId="11649F4F" w14:textId="77777777" w:rsidR="00E97BFD" w:rsidRDefault="00E97BFD" w:rsidP="00111E5D">
      <w:pPr>
        <w:rPr>
          <w:sz w:val="21"/>
          <w:szCs w:val="21"/>
        </w:rPr>
      </w:pPr>
    </w:p>
    <w:p w14:paraId="1D0F6136" w14:textId="06189ACC" w:rsidR="00E97BFD" w:rsidRDefault="00E97BFD" w:rsidP="00E97BFD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仓库建立成功后，大约3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秒左右，你</w:t>
      </w:r>
      <w:del w:id="9" w:author="奕盛 邱" w:date="2020-04-22T08:30:00Z">
        <w:r w:rsidDel="004C5AB1">
          <w:rPr>
            <w:rFonts w:hint="eastAsia"/>
            <w:sz w:val="21"/>
            <w:szCs w:val="21"/>
          </w:rPr>
          <w:delText>用来</w:delText>
        </w:r>
      </w:del>
      <w:r>
        <w:rPr>
          <w:rFonts w:hint="eastAsia"/>
          <w:sz w:val="21"/>
          <w:szCs w:val="21"/>
        </w:rPr>
        <w:t>注册GitHub的邮箱会收到一封英文邮件。按照邮件的要求，生成一对SSH密钥，分别填写在指定的网页中。</w:t>
      </w:r>
    </w:p>
    <w:p w14:paraId="78F74645" w14:textId="67058AE1" w:rsidR="001023E2" w:rsidRDefault="001023E2" w:rsidP="001023E2">
      <w:pPr>
        <w:jc w:val="center"/>
        <w:rPr>
          <w:sz w:val="21"/>
          <w:szCs w:val="21"/>
        </w:rPr>
      </w:pPr>
      <w:r w:rsidRPr="001023E2">
        <w:rPr>
          <w:noProof/>
          <w:sz w:val="21"/>
          <w:szCs w:val="21"/>
        </w:rPr>
        <w:drawing>
          <wp:inline distT="0" distB="0" distL="0" distR="0" wp14:anchorId="32DABA72" wp14:editId="55097620">
            <wp:extent cx="4449600" cy="2209800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177" cy="22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D119" w14:textId="1C1CD16E" w:rsidR="001023E2" w:rsidRDefault="00C54657" w:rsidP="001023E2">
      <w:pPr>
        <w:jc w:val="center"/>
        <w:rPr>
          <w:sz w:val="21"/>
          <w:szCs w:val="21"/>
        </w:rPr>
      </w:pPr>
      <w:ins w:id="10" w:author="奕盛 邱" w:date="2020-04-22T08:10:00Z">
        <w:r>
          <w:rPr>
            <w:rFonts w:hint="eastAsia"/>
            <w:sz w:val="21"/>
            <w:szCs w:val="21"/>
          </w:rPr>
          <w:t xml:space="preserve">图 </w:t>
        </w:r>
        <w:r>
          <w:rPr>
            <w:sz w:val="21"/>
            <w:szCs w:val="21"/>
          </w:rPr>
          <w:t xml:space="preserve">5 </w:t>
        </w:r>
      </w:ins>
      <w:r w:rsidR="001023E2">
        <w:rPr>
          <w:rFonts w:hint="eastAsia"/>
          <w:sz w:val="21"/>
          <w:szCs w:val="21"/>
        </w:rPr>
        <w:t>收到的</w:t>
      </w:r>
      <w:r w:rsidR="00111E5D">
        <w:rPr>
          <w:rFonts w:hint="eastAsia"/>
          <w:sz w:val="21"/>
          <w:szCs w:val="21"/>
        </w:rPr>
        <w:t>英文</w:t>
      </w:r>
      <w:r w:rsidR="001023E2">
        <w:rPr>
          <w:rFonts w:hint="eastAsia"/>
          <w:sz w:val="21"/>
          <w:szCs w:val="21"/>
        </w:rPr>
        <w:t>邮件</w:t>
      </w:r>
    </w:p>
    <w:p w14:paraId="2F3E5A3D" w14:textId="77777777" w:rsidR="001023E2" w:rsidRDefault="001023E2" w:rsidP="001023E2">
      <w:pPr>
        <w:jc w:val="center"/>
        <w:rPr>
          <w:sz w:val="21"/>
          <w:szCs w:val="21"/>
        </w:rPr>
      </w:pPr>
    </w:p>
    <w:p w14:paraId="7ECB669C" w14:textId="7DE77673" w:rsidR="00E97BFD" w:rsidRDefault="001023E2" w:rsidP="001023E2">
      <w:pPr>
        <w:ind w:firstLine="420"/>
      </w:pPr>
      <w:r>
        <w:rPr>
          <w:rFonts w:hint="eastAsia"/>
          <w:sz w:val="21"/>
          <w:szCs w:val="21"/>
        </w:rPr>
        <w:t>密钥填写成功后，访问“</w:t>
      </w:r>
      <w:r w:rsidRPr="00CB3B86">
        <w:rPr>
          <w:sz w:val="21"/>
          <w:szCs w:val="21"/>
        </w:rPr>
        <w:t>username.github.io</w:t>
      </w:r>
      <w:r>
        <w:rPr>
          <w:sz w:val="21"/>
          <w:szCs w:val="21"/>
        </w:rPr>
        <w:t>/</w:t>
      </w:r>
      <w:proofErr w:type="spellStart"/>
      <w:r>
        <w:rPr>
          <w:rFonts w:hint="eastAsia"/>
          <w:sz w:val="21"/>
          <w:szCs w:val="21"/>
        </w:rPr>
        <w:t>r</w:t>
      </w:r>
      <w:r w:rsidRPr="00462E41">
        <w:rPr>
          <w:sz w:val="21"/>
          <w:szCs w:val="21"/>
        </w:rPr>
        <w:t>epository</w:t>
      </w:r>
      <w:ins w:id="11" w:author="奕盛 邱" w:date="2020-04-22T08:31:00Z">
        <w:r w:rsidR="004C5AB1">
          <w:rPr>
            <w:rFonts w:hint="eastAsia"/>
            <w:sz w:val="21"/>
            <w:szCs w:val="21"/>
          </w:rPr>
          <w:t>name</w:t>
        </w:r>
      </w:ins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就能看到这个新主页了，如我的</w:t>
      </w:r>
      <w:del w:id="12" w:author="奕盛 邱" w:date="2020-04-22T08:31:00Z">
        <w:r w:rsidRPr="00DF4EA6" w:rsidDel="004C5AB1">
          <w:rPr>
            <w:rFonts w:hint="eastAsia"/>
            <w:sz w:val="21"/>
            <w:szCs w:val="21"/>
          </w:rPr>
          <w:delText>f</w:delText>
        </w:r>
      </w:del>
      <w:proofErr w:type="spellStart"/>
      <w:ins w:id="13" w:author="奕盛 邱" w:date="2020-04-22T08:31:00Z">
        <w:r w:rsidR="004C5AB1">
          <w:rPr>
            <w:rFonts w:hint="eastAsia"/>
            <w:sz w:val="21"/>
            <w:szCs w:val="21"/>
          </w:rPr>
          <w:t>F</w:t>
        </w:r>
      </w:ins>
      <w:r w:rsidRPr="00DF4EA6">
        <w:rPr>
          <w:sz w:val="21"/>
          <w:szCs w:val="21"/>
        </w:rPr>
        <w:t>ast</w:t>
      </w:r>
      <w:ins w:id="14" w:author="奕盛 邱" w:date="2020-04-22T08:31:00Z">
        <w:r w:rsidR="004C5AB1">
          <w:rPr>
            <w:rFonts w:hint="eastAsia"/>
            <w:sz w:val="21"/>
            <w:szCs w:val="21"/>
          </w:rPr>
          <w:t>P</w:t>
        </w:r>
      </w:ins>
      <w:del w:id="15" w:author="奕盛 邱" w:date="2020-04-22T08:31:00Z">
        <w:r w:rsidRPr="00DF4EA6" w:rsidDel="004C5AB1">
          <w:rPr>
            <w:sz w:val="21"/>
            <w:szCs w:val="21"/>
          </w:rPr>
          <w:delText>p</w:delText>
        </w:r>
      </w:del>
      <w:r w:rsidRPr="00DF4EA6">
        <w:rPr>
          <w:sz w:val="21"/>
          <w:szCs w:val="21"/>
        </w:rPr>
        <w:t>ages</w:t>
      </w:r>
      <w:proofErr w:type="spellEnd"/>
      <w:r>
        <w:rPr>
          <w:rFonts w:hint="eastAsia"/>
          <w:sz w:val="21"/>
          <w:szCs w:val="21"/>
        </w:rPr>
        <w:t>地址就是</w:t>
      </w:r>
      <w:r w:rsidRPr="001023E2">
        <w:fldChar w:fldCharType="begin"/>
      </w:r>
      <w:r w:rsidRPr="001023E2">
        <w:instrText xml:space="preserve"> HYPERLINK "https://xiezuoru.github.io/blog/" </w:instrText>
      </w:r>
      <w:r w:rsidRPr="001023E2">
        <w:fldChar w:fldCharType="separate"/>
      </w:r>
      <w:r w:rsidRPr="001023E2">
        <w:rPr>
          <w:color w:val="0000FF"/>
          <w:u w:val="single"/>
        </w:rPr>
        <w:t>https://xiezuoru.github.io/blog/</w:t>
      </w:r>
      <w:r w:rsidRPr="001023E2">
        <w:fldChar w:fldCharType="end"/>
      </w:r>
      <w:r>
        <w:rPr>
          <w:rFonts w:hint="eastAsia"/>
        </w:rPr>
        <w:t>。</w:t>
      </w:r>
    </w:p>
    <w:p w14:paraId="2CA25751" w14:textId="1659B62C" w:rsidR="001023E2" w:rsidRDefault="001023E2" w:rsidP="001023E2">
      <w:pPr>
        <w:ind w:firstLine="420"/>
      </w:pPr>
      <w:r w:rsidRPr="001023E2">
        <w:rPr>
          <w:noProof/>
        </w:rPr>
        <w:lastRenderedPageBreak/>
        <w:drawing>
          <wp:inline distT="0" distB="0" distL="0" distR="0" wp14:anchorId="22854AED" wp14:editId="38889CD8">
            <wp:extent cx="4343400" cy="3505154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668" cy="350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6D96" w14:textId="3E98A49B" w:rsidR="00111E5D" w:rsidRDefault="00C54657" w:rsidP="00111E5D">
      <w:pPr>
        <w:ind w:firstLine="420"/>
        <w:jc w:val="center"/>
      </w:pPr>
      <w:ins w:id="16" w:author="奕盛 邱" w:date="2020-04-22T08:10:00Z">
        <w:r>
          <w:rPr>
            <w:rFonts w:hint="eastAsia"/>
          </w:rPr>
          <w:t>图6</w:t>
        </w:r>
        <w:r>
          <w:t xml:space="preserve"> </w:t>
        </w:r>
      </w:ins>
      <w:r w:rsidR="00111E5D">
        <w:rPr>
          <w:rFonts w:hint="eastAsia"/>
        </w:rPr>
        <w:t>默认的主页效果</w:t>
      </w:r>
    </w:p>
    <w:p w14:paraId="4C4C64FE" w14:textId="6179ED42" w:rsidR="00423F16" w:rsidRPr="00423F16" w:rsidRDefault="00423F16" w:rsidP="00423F16">
      <w:pPr>
        <w:ind w:firstLine="420"/>
      </w:pPr>
      <w:r>
        <w:rPr>
          <w:rFonts w:hint="eastAsia"/>
        </w:rPr>
        <w:t>修改仓库根目录下的“index</w:t>
      </w:r>
      <w:r>
        <w:t>.h</w:t>
      </w:r>
      <w:r>
        <w:rPr>
          <w:rFonts w:hint="eastAsia"/>
        </w:rPr>
        <w:t>tml”文件，即可修改主页的效果。其中自动更新的文件标题会出现在“最新博文”的下方，而“关于我”、</w:t>
      </w:r>
      <w:r w:rsidRPr="00423F16">
        <w:t xml:space="preserve"> </w:t>
      </w:r>
      <w:r>
        <w:rPr>
          <w:rFonts w:hint="eastAsia"/>
        </w:rPr>
        <w:t>“</w:t>
      </w:r>
      <w:r w:rsidRPr="00423F16">
        <w:t>查找</w:t>
      </w:r>
      <w:r>
        <w:rPr>
          <w:rFonts w:hint="eastAsia"/>
        </w:rPr>
        <w:t>”、“</w:t>
      </w:r>
      <w:r w:rsidRPr="00423F16">
        <w:t>标签</w:t>
      </w:r>
      <w:r>
        <w:rPr>
          <w:rFonts w:hint="eastAsia"/>
        </w:rPr>
        <w:t>”这几个网页，要在“</w:t>
      </w:r>
      <w:r>
        <w:t>_pages</w:t>
      </w:r>
      <w:r>
        <w:rPr>
          <w:rFonts w:hint="eastAsia"/>
        </w:rPr>
        <w:t>”</w:t>
      </w:r>
      <w:r w:rsidR="00111E5D">
        <w:rPr>
          <w:rFonts w:hint="eastAsia"/>
        </w:rPr>
        <w:t>文件中</w:t>
      </w:r>
      <w:r>
        <w:rPr>
          <w:rFonts w:hint="eastAsia"/>
        </w:rPr>
        <w:t>修改。关于这个网站的基本信息，请修改“</w:t>
      </w:r>
      <w:r w:rsidRPr="00423F16">
        <w:t>_</w:t>
      </w:r>
      <w:proofErr w:type="spellStart"/>
      <w:r w:rsidRPr="00423F16">
        <w:t>config.yml</w:t>
      </w:r>
      <w:proofErr w:type="spellEnd"/>
      <w:r>
        <w:rPr>
          <w:rFonts w:hint="eastAsia"/>
        </w:rPr>
        <w:t>”文件。</w:t>
      </w:r>
    </w:p>
    <w:p w14:paraId="2C12E9DF" w14:textId="1A478764" w:rsidR="001023E2" w:rsidRDefault="00423F16" w:rsidP="001023E2">
      <w:pPr>
        <w:ind w:firstLine="420"/>
      </w:pPr>
      <w:r>
        <w:rPr>
          <w:rFonts w:hint="eastAsia"/>
        </w:rPr>
        <w:t>那么，</w:t>
      </w:r>
      <w:r w:rsidR="001023E2">
        <w:rPr>
          <w:rFonts w:hint="eastAsia"/>
        </w:rPr>
        <w:t>如何上传文档自动更新主页呢？</w:t>
      </w:r>
      <w:r>
        <w:rPr>
          <w:rFonts w:hint="eastAsia"/>
        </w:rPr>
        <w:t>其实很简单，只要将文件按“年-月-日-标题”的格式命名，上传到相应的文件夹下即可，如“</w:t>
      </w:r>
      <w:r w:rsidRPr="00423F16">
        <w:t>2020-04-01-虚谷计划简介</w:t>
      </w:r>
      <w:r>
        <w:rPr>
          <w:rFonts w:hint="eastAsia"/>
        </w:rPr>
        <w:t>.</w:t>
      </w:r>
      <w:r>
        <w:t>doc</w:t>
      </w:r>
      <w:r>
        <w:rPr>
          <w:rFonts w:hint="eastAsia"/>
        </w:rPr>
        <w:t>x”。其中，Word文件要</w:t>
      </w:r>
      <w:r w:rsidR="00111E5D">
        <w:rPr>
          <w:rFonts w:hint="eastAsia"/>
        </w:rPr>
        <w:t>上传到“</w:t>
      </w:r>
      <w:r w:rsidR="00111E5D">
        <w:t>_word</w:t>
      </w:r>
      <w:r w:rsidR="00111E5D">
        <w:rPr>
          <w:rFonts w:hint="eastAsia"/>
        </w:rPr>
        <w:t>”文件夹，</w:t>
      </w:r>
      <w:proofErr w:type="spellStart"/>
      <w:r w:rsidR="00111E5D">
        <w:rPr>
          <w:rFonts w:hint="eastAsia"/>
        </w:rPr>
        <w:t>MarkDown</w:t>
      </w:r>
      <w:proofErr w:type="spellEnd"/>
      <w:r w:rsidR="00111E5D">
        <w:rPr>
          <w:rFonts w:hint="eastAsia"/>
        </w:rPr>
        <w:t>格式和网页格式的文档，要上传到“</w:t>
      </w:r>
      <w:r w:rsidR="00111E5D" w:rsidRPr="00111E5D">
        <w:t>_posts</w:t>
      </w:r>
      <w:r w:rsidR="00111E5D">
        <w:t>”</w:t>
      </w:r>
      <w:r w:rsidR="00111E5D">
        <w:rPr>
          <w:rFonts w:hint="eastAsia"/>
        </w:rPr>
        <w:t>文件夹中，</w:t>
      </w:r>
      <w:del w:id="17" w:author="奕盛 邱" w:date="2020-04-22T09:07:00Z">
        <w:r w:rsidR="00111E5D" w:rsidDel="006E631E">
          <w:rPr>
            <w:rFonts w:hint="eastAsia"/>
          </w:rPr>
          <w:delText>j</w:delText>
        </w:r>
      </w:del>
      <w:proofErr w:type="spellStart"/>
      <w:ins w:id="18" w:author="奕盛 邱" w:date="2020-04-22T09:07:00Z">
        <w:r w:rsidR="006E631E">
          <w:rPr>
            <w:rFonts w:hint="eastAsia"/>
          </w:rPr>
          <w:t>J</w:t>
        </w:r>
      </w:ins>
      <w:r w:rsidR="00111E5D">
        <w:rPr>
          <w:rFonts w:hint="eastAsia"/>
        </w:rPr>
        <w:t>upyter</w:t>
      </w:r>
      <w:proofErr w:type="spellEnd"/>
      <w:r w:rsidR="00111E5D">
        <w:rPr>
          <w:rFonts w:hint="eastAsia"/>
        </w:rPr>
        <w:t>文件则要上传到“</w:t>
      </w:r>
      <w:r w:rsidR="00111E5D" w:rsidRPr="00111E5D">
        <w:t>_notebooks</w:t>
      </w:r>
      <w:r w:rsidR="00111E5D">
        <w:t>”</w:t>
      </w:r>
      <w:r w:rsidR="00111E5D">
        <w:rPr>
          <w:rFonts w:hint="eastAsia"/>
        </w:rPr>
        <w:t>文件夹。</w:t>
      </w:r>
    </w:p>
    <w:p w14:paraId="4B3BC6D1" w14:textId="77777777" w:rsidR="00423F16" w:rsidRDefault="00423F16" w:rsidP="001023E2">
      <w:pPr>
        <w:ind w:firstLine="420"/>
      </w:pPr>
    </w:p>
    <w:p w14:paraId="24ED5195" w14:textId="4961FDDC" w:rsidR="00423F16" w:rsidRDefault="00423F16" w:rsidP="00423F16">
      <w:pPr>
        <w:spacing w:line="276" w:lineRule="auto"/>
        <w:rPr>
          <w:b/>
          <w:bCs/>
        </w:rPr>
      </w:pPr>
      <w:r>
        <w:rPr>
          <w:rFonts w:hint="eastAsia"/>
          <w:b/>
          <w:bCs/>
        </w:rPr>
        <w:t>四</w:t>
      </w:r>
      <w:r w:rsidRPr="00CC1D79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我的建站实践——虚谷计划网站</w:t>
      </w:r>
    </w:p>
    <w:p w14:paraId="35FDD199" w14:textId="77777777" w:rsidR="00111E5D" w:rsidRDefault="00423F16" w:rsidP="00423F16">
      <w:pPr>
        <w:spacing w:line="276" w:lineRule="auto"/>
        <w:rPr>
          <w:b/>
          <w:bCs/>
        </w:rPr>
      </w:pPr>
      <w:r>
        <w:rPr>
          <w:b/>
          <w:bCs/>
        </w:rPr>
        <w:tab/>
      </w:r>
    </w:p>
    <w:p w14:paraId="1059FB0D" w14:textId="582301F0" w:rsidR="00423F16" w:rsidRDefault="00423F16" w:rsidP="00111E5D">
      <w:pPr>
        <w:spacing w:line="276" w:lineRule="auto"/>
        <w:ind w:firstLine="420"/>
        <w:rPr>
          <w:sz w:val="21"/>
          <w:szCs w:val="21"/>
        </w:rPr>
      </w:pPr>
      <w:r w:rsidRPr="00423F16">
        <w:rPr>
          <w:rFonts w:hint="eastAsia"/>
          <w:sz w:val="21"/>
          <w:szCs w:val="21"/>
        </w:rPr>
        <w:t>按照这样的方式</w:t>
      </w:r>
      <w:r>
        <w:rPr>
          <w:rFonts w:hint="eastAsia"/>
          <w:sz w:val="21"/>
          <w:szCs w:val="21"/>
        </w:rPr>
        <w:t>，</w:t>
      </w:r>
      <w:r w:rsidR="00111E5D">
        <w:rPr>
          <w:rFonts w:hint="eastAsia"/>
          <w:sz w:val="21"/>
          <w:szCs w:val="21"/>
        </w:rPr>
        <w:t>我们</w:t>
      </w:r>
      <w:r>
        <w:rPr>
          <w:rFonts w:hint="eastAsia"/>
          <w:sz w:val="21"/>
          <w:szCs w:val="21"/>
        </w:rPr>
        <w:t>给虚谷计划建立了一个网站。先建立一个</w:t>
      </w:r>
      <w:r w:rsidR="00145CCD">
        <w:rPr>
          <w:rFonts w:hint="eastAsia"/>
          <w:sz w:val="21"/>
          <w:szCs w:val="21"/>
        </w:rPr>
        <w:t>名为“</w:t>
      </w:r>
      <w:proofErr w:type="spellStart"/>
      <w:r w:rsidR="00145CCD">
        <w:rPr>
          <w:rFonts w:hint="eastAsia"/>
          <w:sz w:val="21"/>
          <w:szCs w:val="21"/>
        </w:rPr>
        <w:t>vvplan</w:t>
      </w:r>
      <w:proofErr w:type="spellEnd"/>
      <w:r w:rsidR="00145CCD">
        <w:rPr>
          <w:rFonts w:hint="eastAsia"/>
          <w:sz w:val="21"/>
          <w:szCs w:val="21"/>
        </w:rPr>
        <w:t>”的</w:t>
      </w:r>
      <w:r w:rsidR="00111E5D" w:rsidRPr="00111E5D">
        <w:rPr>
          <w:sz w:val="21"/>
          <w:szCs w:val="21"/>
        </w:rPr>
        <w:t>organization</w:t>
      </w:r>
      <w:del w:id="19" w:author="奕盛 邱" w:date="2020-04-22T08:32:00Z">
        <w:r w:rsidR="00111E5D" w:rsidRPr="00111E5D" w:rsidDel="00C85373">
          <w:rPr>
            <w:sz w:val="21"/>
            <w:szCs w:val="21"/>
          </w:rPr>
          <w:delText>s</w:delText>
        </w:r>
      </w:del>
      <w:r w:rsidR="00111E5D">
        <w:rPr>
          <w:rFonts w:hint="eastAsia"/>
          <w:sz w:val="21"/>
          <w:szCs w:val="21"/>
        </w:rPr>
        <w:t>（组织），然后建一个名为“</w:t>
      </w:r>
      <w:r w:rsidR="00111E5D" w:rsidRPr="00111E5D">
        <w:rPr>
          <w:sz w:val="21"/>
          <w:szCs w:val="21"/>
        </w:rPr>
        <w:t>vvplan.github.io</w:t>
      </w:r>
      <w:r w:rsidR="00111E5D">
        <w:rPr>
          <w:rFonts w:hint="eastAsia"/>
          <w:sz w:val="21"/>
          <w:szCs w:val="21"/>
        </w:rPr>
        <w:t>”的仓库</w:t>
      </w:r>
      <w:r>
        <w:rPr>
          <w:rFonts w:hint="eastAsia"/>
          <w:sz w:val="21"/>
          <w:szCs w:val="21"/>
        </w:rPr>
        <w:t>。</w:t>
      </w:r>
      <w:r w:rsidR="00111E5D">
        <w:rPr>
          <w:rFonts w:hint="eastAsia"/>
          <w:sz w:val="21"/>
          <w:szCs w:val="21"/>
        </w:rPr>
        <w:t>考虑到访问方便，我设置了</w:t>
      </w:r>
      <w:del w:id="20" w:author="奕盛 邱" w:date="2020-04-22T08:33:00Z">
        <w:r w:rsidR="00111E5D" w:rsidDel="00C85373">
          <w:rPr>
            <w:rFonts w:hint="eastAsia"/>
            <w:sz w:val="21"/>
            <w:szCs w:val="21"/>
          </w:rPr>
          <w:delText>cname</w:delText>
        </w:r>
      </w:del>
      <w:ins w:id="21" w:author="奕盛 邱" w:date="2020-04-22T08:33:00Z">
        <w:r w:rsidR="00C85373">
          <w:rPr>
            <w:rFonts w:hint="eastAsia"/>
            <w:sz w:val="21"/>
            <w:szCs w:val="21"/>
          </w:rPr>
          <w:t>CNAME</w:t>
        </w:r>
      </w:ins>
      <w:r w:rsidR="00111E5D">
        <w:rPr>
          <w:rFonts w:hint="eastAsia"/>
          <w:sz w:val="21"/>
          <w:szCs w:val="21"/>
        </w:rPr>
        <w:t>（别名），将域名</w:t>
      </w:r>
      <w:r w:rsidR="00111E5D">
        <w:rPr>
          <w:sz w:val="21"/>
          <w:szCs w:val="21"/>
        </w:rPr>
        <w:fldChar w:fldCharType="begin"/>
      </w:r>
      <w:r w:rsidR="00111E5D">
        <w:rPr>
          <w:sz w:val="21"/>
          <w:szCs w:val="21"/>
        </w:rPr>
        <w:instrText xml:space="preserve"> HYPERLINK "http://www.vvplan.cn" </w:instrText>
      </w:r>
      <w:r w:rsidR="00111E5D">
        <w:rPr>
          <w:sz w:val="21"/>
          <w:szCs w:val="21"/>
        </w:rPr>
        <w:fldChar w:fldCharType="separate"/>
      </w:r>
      <w:r w:rsidR="00111E5D" w:rsidRPr="003530CF">
        <w:rPr>
          <w:rStyle w:val="a9"/>
          <w:sz w:val="21"/>
          <w:szCs w:val="21"/>
        </w:rPr>
        <w:t>www.vvplan.cn</w:t>
      </w:r>
      <w:r w:rsidR="00111E5D">
        <w:rPr>
          <w:sz w:val="21"/>
          <w:szCs w:val="21"/>
        </w:rPr>
        <w:fldChar w:fldCharType="end"/>
      </w:r>
      <w:r w:rsidR="00111E5D">
        <w:rPr>
          <w:rFonts w:hint="eastAsia"/>
          <w:sz w:val="21"/>
          <w:szCs w:val="21"/>
        </w:rPr>
        <w:t>指向到这里。</w:t>
      </w:r>
    </w:p>
    <w:p w14:paraId="74312D4B" w14:textId="6BAA9B65" w:rsidR="00423F16" w:rsidRDefault="00423F16" w:rsidP="00423F16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虚</w:t>
      </w:r>
      <w:proofErr w:type="gramStart"/>
      <w:r>
        <w:rPr>
          <w:rFonts w:hint="eastAsia"/>
          <w:sz w:val="21"/>
          <w:szCs w:val="21"/>
        </w:rPr>
        <w:t>谷计划</w:t>
      </w:r>
      <w:proofErr w:type="gramEnd"/>
      <w:r>
        <w:rPr>
          <w:rFonts w:hint="eastAsia"/>
          <w:sz w:val="21"/>
          <w:szCs w:val="21"/>
        </w:rPr>
        <w:t>下面有四个项目，我</w:t>
      </w:r>
      <w:r w:rsidR="00111E5D">
        <w:rPr>
          <w:rFonts w:hint="eastAsia"/>
          <w:sz w:val="21"/>
          <w:szCs w:val="21"/>
        </w:rPr>
        <w:t>也</w:t>
      </w:r>
      <w:r>
        <w:rPr>
          <w:rFonts w:hint="eastAsia"/>
          <w:sz w:val="21"/>
          <w:szCs w:val="21"/>
        </w:rPr>
        <w:t>分别建立了四个</w:t>
      </w:r>
      <w:r w:rsidR="00111E5D">
        <w:rPr>
          <w:rFonts w:hint="eastAsia"/>
          <w:sz w:val="21"/>
          <w:szCs w:val="21"/>
        </w:rPr>
        <w:t>具备</w:t>
      </w:r>
      <w:del w:id="22" w:author="奕盛 邱" w:date="2020-04-22T08:33:00Z">
        <w:r w:rsidRPr="00DF4EA6" w:rsidDel="00C85373">
          <w:rPr>
            <w:rFonts w:hint="eastAsia"/>
            <w:sz w:val="21"/>
            <w:szCs w:val="21"/>
          </w:rPr>
          <w:delText>f</w:delText>
        </w:r>
      </w:del>
      <w:proofErr w:type="spellStart"/>
      <w:ins w:id="23" w:author="奕盛 邱" w:date="2020-04-22T08:33:00Z">
        <w:r w:rsidR="00C85373">
          <w:rPr>
            <w:rFonts w:hint="eastAsia"/>
            <w:sz w:val="21"/>
            <w:szCs w:val="21"/>
          </w:rPr>
          <w:t>F</w:t>
        </w:r>
      </w:ins>
      <w:r w:rsidRPr="00DF4EA6">
        <w:rPr>
          <w:sz w:val="21"/>
          <w:szCs w:val="21"/>
        </w:rPr>
        <w:t>ast</w:t>
      </w:r>
      <w:del w:id="24" w:author="奕盛 邱" w:date="2020-04-22T08:33:00Z">
        <w:r w:rsidRPr="00DF4EA6" w:rsidDel="00C85373">
          <w:rPr>
            <w:rFonts w:hint="eastAsia"/>
            <w:sz w:val="21"/>
            <w:szCs w:val="21"/>
          </w:rPr>
          <w:delText>p</w:delText>
        </w:r>
      </w:del>
      <w:ins w:id="25" w:author="奕盛 邱" w:date="2020-04-22T08:33:00Z">
        <w:r w:rsidR="00C85373">
          <w:rPr>
            <w:rFonts w:hint="eastAsia"/>
            <w:sz w:val="21"/>
            <w:szCs w:val="21"/>
          </w:rPr>
          <w:t>P</w:t>
        </w:r>
      </w:ins>
      <w:r w:rsidRPr="00DF4EA6">
        <w:rPr>
          <w:sz w:val="21"/>
          <w:szCs w:val="21"/>
        </w:rPr>
        <w:t>ages</w:t>
      </w:r>
      <w:proofErr w:type="spellEnd"/>
      <w:r>
        <w:rPr>
          <w:rFonts w:hint="eastAsia"/>
          <w:sz w:val="21"/>
          <w:szCs w:val="21"/>
        </w:rPr>
        <w:t>功能的仓库，</w:t>
      </w:r>
      <w:r w:rsidR="00DD7E11">
        <w:rPr>
          <w:rFonts w:hint="eastAsia"/>
          <w:sz w:val="21"/>
          <w:szCs w:val="21"/>
        </w:rPr>
        <w:t>逐一填写密钥，</w:t>
      </w:r>
      <w:r>
        <w:rPr>
          <w:rFonts w:hint="eastAsia"/>
          <w:sz w:val="21"/>
          <w:szCs w:val="21"/>
        </w:rPr>
        <w:t>然后邀请虚</w:t>
      </w:r>
      <w:proofErr w:type="gramStart"/>
      <w:r>
        <w:rPr>
          <w:rFonts w:hint="eastAsia"/>
          <w:sz w:val="21"/>
          <w:szCs w:val="21"/>
        </w:rPr>
        <w:t>谷计划</w:t>
      </w:r>
      <w:proofErr w:type="gramEnd"/>
      <w:r>
        <w:rPr>
          <w:rFonts w:hint="eastAsia"/>
          <w:sz w:val="21"/>
          <w:szCs w:val="21"/>
        </w:rPr>
        <w:t>组委会的成员加入</w:t>
      </w:r>
      <w:r w:rsidR="00DD7E11">
        <w:rPr>
          <w:rFonts w:hint="eastAsia"/>
          <w:sz w:val="21"/>
          <w:szCs w:val="21"/>
        </w:rPr>
        <w:t>。更新网站，也可以像GitHub中的其他项目开发也样，采用协同工作的形式，权限设置非常灵活。</w:t>
      </w:r>
    </w:p>
    <w:p w14:paraId="7008ADBA" w14:textId="07EF397C" w:rsidR="00AD450F" w:rsidRPr="00CC1D79" w:rsidRDefault="00AD450F" w:rsidP="00423F16">
      <w:pPr>
        <w:spacing w:line="276" w:lineRule="auto"/>
        <w:ind w:firstLine="420"/>
        <w:rPr>
          <w:b/>
          <w:bCs/>
        </w:rPr>
      </w:pPr>
      <w:r w:rsidRPr="00AD450F">
        <w:rPr>
          <w:b/>
          <w:bCs/>
          <w:noProof/>
        </w:rPr>
        <w:lastRenderedPageBreak/>
        <w:drawing>
          <wp:inline distT="0" distB="0" distL="0" distR="0" wp14:anchorId="7F7D07B6" wp14:editId="4F562BFF">
            <wp:extent cx="4545401" cy="3860800"/>
            <wp:effectExtent l="0" t="0" r="0" b="0"/>
            <wp:docPr id="6" name="图片 6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7794" cy="3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29EB" w14:textId="24F8127F" w:rsidR="00423F16" w:rsidRPr="001023E2" w:rsidRDefault="00C54657" w:rsidP="00AD450F">
      <w:pPr>
        <w:jc w:val="center"/>
      </w:pPr>
      <w:ins w:id="26" w:author="奕盛 邱" w:date="2020-04-22T08:10:00Z">
        <w:r>
          <w:rPr>
            <w:rFonts w:hint="eastAsia"/>
          </w:rPr>
          <w:t xml:space="preserve">图 </w:t>
        </w:r>
        <w:r>
          <w:t xml:space="preserve">7 </w:t>
        </w:r>
      </w:ins>
      <w:r w:rsidR="00AD450F">
        <w:rPr>
          <w:rFonts w:hint="eastAsia"/>
        </w:rPr>
        <w:t>基于GitHub</w:t>
      </w:r>
      <w:r w:rsidR="00AD450F">
        <w:t xml:space="preserve"> </w:t>
      </w:r>
      <w:r w:rsidR="00AD450F">
        <w:rPr>
          <w:rFonts w:hint="eastAsia"/>
        </w:rPr>
        <w:t>Pages建的虚</w:t>
      </w:r>
      <w:proofErr w:type="gramStart"/>
      <w:r w:rsidR="00AD450F">
        <w:rPr>
          <w:rFonts w:hint="eastAsia"/>
        </w:rPr>
        <w:t>谷计划</w:t>
      </w:r>
      <w:proofErr w:type="gramEnd"/>
      <w:r w:rsidR="00AD450F">
        <w:rPr>
          <w:rFonts w:hint="eastAsia"/>
        </w:rPr>
        <w:t>网站</w:t>
      </w:r>
    </w:p>
    <w:p w14:paraId="14AC58A8" w14:textId="77777777" w:rsidR="00E97BFD" w:rsidRPr="00EE3AB8" w:rsidRDefault="00E97BFD" w:rsidP="00E97BFD"/>
    <w:p w14:paraId="095EDAC3" w14:textId="336624AB" w:rsidR="00831781" w:rsidRPr="00CC1D79" w:rsidRDefault="00423F16" w:rsidP="008A2738">
      <w:pPr>
        <w:spacing w:line="276" w:lineRule="auto"/>
        <w:rPr>
          <w:b/>
          <w:bCs/>
        </w:rPr>
      </w:pPr>
      <w:r>
        <w:rPr>
          <w:rFonts w:hint="eastAsia"/>
          <w:b/>
          <w:bCs/>
        </w:rPr>
        <w:t>五</w:t>
      </w:r>
      <w:r w:rsidR="00831781" w:rsidRPr="00CC1D79">
        <w:rPr>
          <w:rFonts w:hint="eastAsia"/>
          <w:b/>
          <w:bCs/>
        </w:rPr>
        <w:t>、</w:t>
      </w:r>
      <w:r w:rsidR="00EE3AB8">
        <w:rPr>
          <w:rFonts w:hint="eastAsia"/>
          <w:b/>
          <w:bCs/>
        </w:rPr>
        <w:t>结语</w:t>
      </w:r>
    </w:p>
    <w:p w14:paraId="1C2D6AEA" w14:textId="77777777" w:rsidR="001B042C" w:rsidRDefault="001B042C" w:rsidP="008A2738">
      <w:pPr>
        <w:spacing w:line="276" w:lineRule="auto"/>
        <w:ind w:firstLine="420"/>
        <w:rPr>
          <w:sz w:val="21"/>
          <w:szCs w:val="21"/>
        </w:rPr>
      </w:pPr>
    </w:p>
    <w:p w14:paraId="738F5D2F" w14:textId="77777777" w:rsidR="00F02AA3" w:rsidRPr="00F02AA3" w:rsidRDefault="00F02AA3" w:rsidP="00F02AA3">
      <w:pPr>
        <w:spacing w:line="276" w:lineRule="auto"/>
        <w:ind w:firstLine="420"/>
        <w:rPr>
          <w:ins w:id="27" w:author="邱 奕盛" w:date="2020-06-10T20:33:00Z"/>
          <w:sz w:val="21"/>
          <w:szCs w:val="21"/>
        </w:rPr>
      </w:pPr>
      <w:ins w:id="28" w:author="邱 奕盛" w:date="2020-06-10T20:33:00Z">
        <w:r w:rsidRPr="00F02AA3">
          <w:rPr>
            <w:sz w:val="21"/>
            <w:szCs w:val="21"/>
          </w:rPr>
          <w:t>Git Hub Pages是“开源”的，如果有人喜欢你的网站结构或者内容，只要按下“fork”，就能将你的网站clone（克隆）一份。这样一来，就有越来越多的人从这样的分享过程中受益。</w:t>
        </w:r>
      </w:ins>
    </w:p>
    <w:p w14:paraId="5EB3B6B6" w14:textId="77777777" w:rsidR="00F02AA3" w:rsidRPr="00F02AA3" w:rsidRDefault="00F02AA3" w:rsidP="00F02AA3">
      <w:pPr>
        <w:spacing w:line="276" w:lineRule="auto"/>
        <w:ind w:firstLine="420"/>
        <w:rPr>
          <w:ins w:id="29" w:author="邱 奕盛" w:date="2020-06-10T20:33:00Z"/>
          <w:sz w:val="21"/>
          <w:szCs w:val="21"/>
        </w:rPr>
      </w:pPr>
      <w:ins w:id="30" w:author="邱 奕盛" w:date="2020-06-10T20:33:00Z">
        <w:r w:rsidRPr="00F02AA3">
          <w:rPr>
            <w:rFonts w:hint="eastAsia"/>
            <w:sz w:val="21"/>
            <w:szCs w:val="21"/>
          </w:rPr>
          <w:t>除此之外，你还能从这个建站的过程中深刻理解文档格式，体会到标记语言（</w:t>
        </w:r>
        <w:r w:rsidRPr="00F02AA3">
          <w:rPr>
            <w:sz w:val="21"/>
            <w:szCs w:val="21"/>
          </w:rPr>
          <w:t>HTML 、Mark Down、XML、JSON 和YAML等）在信息交流中的重要意义。</w:t>
        </w:r>
      </w:ins>
    </w:p>
    <w:p w14:paraId="42D62F25" w14:textId="77777777" w:rsidR="00F02AA3" w:rsidRPr="00F02AA3" w:rsidRDefault="00F02AA3" w:rsidP="00F02AA3">
      <w:pPr>
        <w:spacing w:line="276" w:lineRule="auto"/>
        <w:ind w:firstLine="420"/>
        <w:rPr>
          <w:ins w:id="31" w:author="邱 奕盛" w:date="2020-06-10T20:33:00Z"/>
          <w:sz w:val="21"/>
          <w:szCs w:val="21"/>
        </w:rPr>
      </w:pPr>
      <w:ins w:id="32" w:author="邱 奕盛" w:date="2020-06-10T20:33:00Z">
        <w:r w:rsidRPr="00F02AA3">
          <w:rPr>
            <w:rFonts w:hint="eastAsia"/>
            <w:sz w:val="21"/>
            <w:szCs w:val="21"/>
          </w:rPr>
          <w:t>这些文档的转换，都是用</w:t>
        </w:r>
        <w:r w:rsidRPr="00F02AA3">
          <w:rPr>
            <w:sz w:val="21"/>
            <w:szCs w:val="21"/>
          </w:rPr>
          <w:t>Python脚本代码来完成的，还可以研究转换脚本，感受</w:t>
        </w:r>
        <w:proofErr w:type="spellStart"/>
        <w:r w:rsidRPr="00F02AA3">
          <w:rPr>
            <w:sz w:val="21"/>
            <w:szCs w:val="21"/>
          </w:rPr>
          <w:t>Pyt</w:t>
        </w:r>
        <w:proofErr w:type="spellEnd"/>
        <w:r w:rsidRPr="00F02AA3">
          <w:rPr>
            <w:sz w:val="21"/>
            <w:szCs w:val="21"/>
          </w:rPr>
          <w:t xml:space="preserve"> hon的强大功能。</w:t>
        </w:r>
      </w:ins>
    </w:p>
    <w:p w14:paraId="0B4518D8" w14:textId="25DA163E" w:rsidR="00A67ADA" w:rsidDel="00F02AA3" w:rsidRDefault="00F02AA3" w:rsidP="00F02AA3">
      <w:pPr>
        <w:spacing w:line="276" w:lineRule="auto"/>
        <w:ind w:firstLine="420"/>
        <w:rPr>
          <w:del w:id="33" w:author="邱 奕盛" w:date="2020-06-10T20:33:00Z"/>
          <w:sz w:val="21"/>
          <w:szCs w:val="21"/>
        </w:rPr>
      </w:pPr>
      <w:ins w:id="34" w:author="邱 奕盛" w:date="2020-06-10T20:33:00Z">
        <w:r w:rsidRPr="00F02AA3">
          <w:rPr>
            <w:rFonts w:hint="eastAsia"/>
            <w:sz w:val="21"/>
            <w:szCs w:val="21"/>
          </w:rPr>
          <w:t>当然，最重要的收获是协同共建的机制，</w:t>
        </w:r>
        <w:r w:rsidRPr="00F02AA3">
          <w:rPr>
            <w:sz w:val="21"/>
            <w:szCs w:val="21"/>
          </w:rPr>
          <w:t>Git Hub能够记录所有用户的操作，分布式的开发和集中式的管理，让协同开发变得有序而灵活。</w:t>
        </w:r>
      </w:ins>
      <w:del w:id="35" w:author="邱 奕盛" w:date="2020-06-10T20:33:00Z">
        <w:r w:rsidR="006800CF" w:rsidDel="00F02AA3">
          <w:rPr>
            <w:rFonts w:hint="eastAsia"/>
            <w:sz w:val="21"/>
            <w:szCs w:val="21"/>
          </w:rPr>
          <w:delText>表面上看，这篇文章介绍了如何用GitHub建一个网站</w:delText>
        </w:r>
        <w:r w:rsidR="00831781" w:rsidDel="00F02AA3">
          <w:rPr>
            <w:rFonts w:hint="eastAsia"/>
            <w:sz w:val="21"/>
            <w:szCs w:val="21"/>
          </w:rPr>
          <w:delText>。</w:delText>
        </w:r>
        <w:r w:rsidR="006800CF" w:rsidDel="00F02AA3">
          <w:rPr>
            <w:rFonts w:hint="eastAsia"/>
            <w:sz w:val="21"/>
            <w:szCs w:val="21"/>
          </w:rPr>
          <w:delText>其实，这个</w:delText>
        </w:r>
        <w:r w:rsidR="00DD7E11" w:rsidDel="00F02AA3">
          <w:rPr>
            <w:rFonts w:hint="eastAsia"/>
            <w:sz w:val="21"/>
            <w:szCs w:val="21"/>
          </w:rPr>
          <w:delText>建</w:delText>
        </w:r>
        <w:r w:rsidR="006800CF" w:rsidDel="00F02AA3">
          <w:rPr>
            <w:rFonts w:hint="eastAsia"/>
            <w:sz w:val="21"/>
            <w:szCs w:val="21"/>
          </w:rPr>
          <w:delText>站</w:delText>
        </w:r>
        <w:r w:rsidR="00DD7E11" w:rsidDel="00F02AA3">
          <w:rPr>
            <w:rFonts w:hint="eastAsia"/>
            <w:sz w:val="21"/>
            <w:szCs w:val="21"/>
          </w:rPr>
          <w:delText>方式</w:delText>
        </w:r>
        <w:r w:rsidR="006800CF" w:rsidDel="00F02AA3">
          <w:rPr>
            <w:rFonts w:hint="eastAsia"/>
            <w:sz w:val="21"/>
            <w:szCs w:val="21"/>
          </w:rPr>
          <w:delText>和传统</w:delText>
        </w:r>
        <w:r w:rsidR="00DD7E11" w:rsidDel="00F02AA3">
          <w:rPr>
            <w:rFonts w:hint="eastAsia"/>
            <w:sz w:val="21"/>
            <w:szCs w:val="21"/>
          </w:rPr>
          <w:delText>的做法</w:delText>
        </w:r>
        <w:r w:rsidR="006800CF" w:rsidDel="00F02AA3">
          <w:rPr>
            <w:rFonts w:hint="eastAsia"/>
            <w:sz w:val="21"/>
            <w:szCs w:val="21"/>
          </w:rPr>
          <w:delText>是不一样的。最大区别就在于</w:delText>
        </w:r>
        <w:r w:rsidR="006800CF" w:rsidRPr="00462E41" w:rsidDel="00F02AA3">
          <w:rPr>
            <w:sz w:val="21"/>
            <w:szCs w:val="21"/>
          </w:rPr>
          <w:delText>GitHub Pages</w:delText>
        </w:r>
        <w:r w:rsidR="006800CF" w:rsidDel="00F02AA3">
          <w:rPr>
            <w:rFonts w:hint="eastAsia"/>
            <w:sz w:val="21"/>
            <w:szCs w:val="21"/>
          </w:rPr>
          <w:delText>是“开源”的，任何人只要喜欢你的网站结构或者美工，只要按下“fork”，就能将你的网站clone（克隆）一份。这样一来，就有越来越多的人从这样的分享过程中受益。</w:delText>
        </w:r>
      </w:del>
    </w:p>
    <w:p w14:paraId="3A9404D7" w14:textId="5B8A8E69" w:rsidR="00F02AA3" w:rsidRDefault="00F02AA3" w:rsidP="00F02AA3">
      <w:pPr>
        <w:spacing w:line="276" w:lineRule="auto"/>
        <w:ind w:firstLine="420"/>
        <w:rPr>
          <w:ins w:id="36" w:author="邱 奕盛" w:date="2020-06-10T20:34:00Z"/>
          <w:sz w:val="21"/>
          <w:szCs w:val="21"/>
        </w:rPr>
      </w:pPr>
    </w:p>
    <w:p w14:paraId="6D8637F8" w14:textId="77777777" w:rsidR="00F02AA3" w:rsidRDefault="00F02AA3" w:rsidP="00F02AA3">
      <w:pPr>
        <w:spacing w:line="276" w:lineRule="auto"/>
        <w:ind w:firstLine="420"/>
        <w:rPr>
          <w:ins w:id="37" w:author="邱 奕盛" w:date="2020-06-10T20:34:00Z"/>
          <w:rFonts w:hint="eastAsia"/>
          <w:sz w:val="21"/>
          <w:szCs w:val="21"/>
        </w:rPr>
      </w:pPr>
    </w:p>
    <w:p w14:paraId="68C9B784" w14:textId="0BAC5065" w:rsidR="00E41701" w:rsidRPr="00D864D7" w:rsidRDefault="00F02AA3" w:rsidP="00F02AA3">
      <w:pPr>
        <w:spacing w:line="276" w:lineRule="auto"/>
        <w:ind w:firstLine="420"/>
        <w:jc w:val="center"/>
        <w:rPr>
          <w:sz w:val="21"/>
          <w:szCs w:val="21"/>
        </w:rPr>
        <w:pPrChange w:id="38" w:author="邱 奕盛" w:date="2020-06-10T20:34:00Z">
          <w:pPr>
            <w:spacing w:line="276" w:lineRule="auto"/>
            <w:ind w:firstLine="420"/>
          </w:pPr>
        </w:pPrChange>
      </w:pPr>
      <w:ins w:id="39" w:author="邱 奕盛" w:date="2020-06-10T20:34:00Z">
        <w:r>
          <w:rPr>
            <w:rFonts w:hint="eastAsia"/>
            <w:noProof/>
            <w:sz w:val="21"/>
            <w:szCs w:val="21"/>
            <w:lang w:val="zh-CN"/>
          </w:rPr>
          <w:drawing>
            <wp:inline distT="0" distB="0" distL="0" distR="0" wp14:anchorId="6C94D7B4" wp14:editId="05D2BB2E">
              <wp:extent cx="3345470" cy="1356478"/>
              <wp:effectExtent l="0" t="0" r="762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440F022.tmp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5470" cy="13564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0" w:author="邱 奕盛" w:date="2020-06-10T20:33:00Z">
        <w:r w:rsidR="00E41701" w:rsidDel="00F02AA3">
          <w:rPr>
            <w:rFonts w:hint="eastAsia"/>
            <w:sz w:val="21"/>
            <w:szCs w:val="21"/>
          </w:rPr>
          <w:delText>除此之外，我们还能从这个建站的过程中深刻理解文档格式，体会到</w:delText>
        </w:r>
        <w:r w:rsidR="00E41701" w:rsidRPr="00E41701" w:rsidDel="00F02AA3">
          <w:rPr>
            <w:sz w:val="21"/>
            <w:szCs w:val="21"/>
          </w:rPr>
          <w:delText>标记语言</w:delText>
        </w:r>
        <w:r w:rsidR="00DE7D65" w:rsidDel="00F02AA3">
          <w:rPr>
            <w:rFonts w:hint="eastAsia"/>
            <w:sz w:val="21"/>
            <w:szCs w:val="21"/>
          </w:rPr>
          <w:delText>（Html、MarkDown、XML、JSON和</w:delText>
        </w:r>
        <w:r w:rsidR="00DE7D65" w:rsidRPr="00DE7D65" w:rsidDel="00F02AA3">
          <w:rPr>
            <w:sz w:val="21"/>
            <w:szCs w:val="21"/>
          </w:rPr>
          <w:delText>yaml</w:delText>
        </w:r>
        <w:r w:rsidR="00DE7D65" w:rsidDel="00F02AA3">
          <w:rPr>
            <w:rFonts w:hint="eastAsia"/>
            <w:sz w:val="21"/>
            <w:szCs w:val="21"/>
          </w:rPr>
          <w:delText>等）</w:delText>
        </w:r>
        <w:r w:rsidR="00E41701" w:rsidDel="00F02AA3">
          <w:rPr>
            <w:rFonts w:hint="eastAsia"/>
            <w:sz w:val="21"/>
            <w:szCs w:val="21"/>
          </w:rPr>
          <w:delText>在信息交流中的重要意义。因为文档的转换，使用的是Python脚本代码，我们还可以研究脚本，感受Python的强大功能。</w:delText>
        </w:r>
        <w:r w:rsidR="00DD7E11" w:rsidDel="00F02AA3">
          <w:rPr>
            <w:rFonts w:hint="eastAsia"/>
            <w:sz w:val="21"/>
            <w:szCs w:val="21"/>
          </w:rPr>
          <w:delText>对于我们来说，最重要的反而是协同管理的机制</w:delText>
        </w:r>
        <w:r w:rsidR="00145CCD" w:rsidDel="00F02AA3">
          <w:rPr>
            <w:rFonts w:hint="eastAsia"/>
            <w:sz w:val="21"/>
            <w:szCs w:val="21"/>
          </w:rPr>
          <w:delText>，GitHub记录了所有</w:delText>
        </w:r>
        <w:r w:rsidR="00DD7E11" w:rsidDel="00F02AA3">
          <w:rPr>
            <w:rFonts w:hint="eastAsia"/>
            <w:sz w:val="21"/>
            <w:szCs w:val="21"/>
          </w:rPr>
          <w:delText>用户</w:delText>
        </w:r>
        <w:r w:rsidR="00145CCD" w:rsidDel="00F02AA3">
          <w:rPr>
            <w:rFonts w:hint="eastAsia"/>
            <w:sz w:val="21"/>
            <w:szCs w:val="21"/>
          </w:rPr>
          <w:delText>的操作，方便且安全可靠。</w:delText>
        </w:r>
      </w:del>
    </w:p>
    <w:sectPr w:rsidR="00E41701" w:rsidRPr="00D864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4799B" w14:textId="77777777" w:rsidR="003B7D3D" w:rsidRDefault="003B7D3D" w:rsidP="00626ABC">
      <w:r>
        <w:separator/>
      </w:r>
    </w:p>
  </w:endnote>
  <w:endnote w:type="continuationSeparator" w:id="0">
    <w:p w14:paraId="6417E360" w14:textId="77777777" w:rsidR="003B7D3D" w:rsidRDefault="003B7D3D" w:rsidP="00626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7F842" w14:textId="77777777" w:rsidR="003B7D3D" w:rsidRDefault="003B7D3D" w:rsidP="00626ABC">
      <w:r>
        <w:separator/>
      </w:r>
    </w:p>
  </w:footnote>
  <w:footnote w:type="continuationSeparator" w:id="0">
    <w:p w14:paraId="3BB4FEE8" w14:textId="77777777" w:rsidR="003B7D3D" w:rsidRDefault="003B7D3D" w:rsidP="00626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2pt;height:24pt;visibility:visible;mso-wrap-style:square" o:bullet="t">
        <v:imagedata r:id="rId1" o:title=""/>
      </v:shape>
    </w:pict>
  </w:numPicBullet>
  <w:abstractNum w:abstractNumId="0" w15:restartNumberingAfterBreak="0">
    <w:nsid w:val="0C3759F1"/>
    <w:multiLevelType w:val="hybridMultilevel"/>
    <w:tmpl w:val="4DAE636C"/>
    <w:lvl w:ilvl="0" w:tplc="E7368C5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611CD4"/>
    <w:multiLevelType w:val="hybridMultilevel"/>
    <w:tmpl w:val="3DB811D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8A02ECC"/>
    <w:multiLevelType w:val="hybridMultilevel"/>
    <w:tmpl w:val="2D520F9A"/>
    <w:lvl w:ilvl="0" w:tplc="B63A682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7B42C0"/>
    <w:multiLevelType w:val="hybridMultilevel"/>
    <w:tmpl w:val="108E8D0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AC012E3"/>
    <w:multiLevelType w:val="hybridMultilevel"/>
    <w:tmpl w:val="A91068A0"/>
    <w:lvl w:ilvl="0" w:tplc="57B0612E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A214514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1C38E9F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0CF2026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CF6F76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917234B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0AC4D2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14FA0E1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A46316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 w15:restartNumberingAfterBreak="0">
    <w:nsid w:val="6A0C2232"/>
    <w:multiLevelType w:val="hybridMultilevel"/>
    <w:tmpl w:val="08F879D4"/>
    <w:lvl w:ilvl="0" w:tplc="552C0FC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580D0A"/>
    <w:multiLevelType w:val="hybridMultilevel"/>
    <w:tmpl w:val="E7843DB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9D269F"/>
    <w:multiLevelType w:val="hybridMultilevel"/>
    <w:tmpl w:val="0898EB0A"/>
    <w:lvl w:ilvl="0" w:tplc="39A24896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奕盛 邱">
    <w15:presenceInfo w15:providerId="Windows Live" w15:userId="59993e8c8e8a35ad"/>
  </w15:person>
  <w15:person w15:author="邱 奕盛">
    <w15:presenceInfo w15:providerId="Windows Live" w15:userId="59993e8c8e8a35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B89"/>
    <w:rsid w:val="0002033B"/>
    <w:rsid w:val="000244C1"/>
    <w:rsid w:val="00027DEF"/>
    <w:rsid w:val="00031A9A"/>
    <w:rsid w:val="00035DA5"/>
    <w:rsid w:val="00037C52"/>
    <w:rsid w:val="00040930"/>
    <w:rsid w:val="00047098"/>
    <w:rsid w:val="00064D28"/>
    <w:rsid w:val="00072F25"/>
    <w:rsid w:val="00075EB4"/>
    <w:rsid w:val="000774DE"/>
    <w:rsid w:val="00080A99"/>
    <w:rsid w:val="00085187"/>
    <w:rsid w:val="00087A02"/>
    <w:rsid w:val="0009092D"/>
    <w:rsid w:val="000918D8"/>
    <w:rsid w:val="000963A5"/>
    <w:rsid w:val="000A0E7A"/>
    <w:rsid w:val="000A305F"/>
    <w:rsid w:val="000C42ED"/>
    <w:rsid w:val="000E7056"/>
    <w:rsid w:val="000F6700"/>
    <w:rsid w:val="001023E2"/>
    <w:rsid w:val="00111E5D"/>
    <w:rsid w:val="00114A82"/>
    <w:rsid w:val="00120920"/>
    <w:rsid w:val="00124D30"/>
    <w:rsid w:val="001348D9"/>
    <w:rsid w:val="00140467"/>
    <w:rsid w:val="00145780"/>
    <w:rsid w:val="00145CCD"/>
    <w:rsid w:val="00150DAB"/>
    <w:rsid w:val="00164C24"/>
    <w:rsid w:val="00165427"/>
    <w:rsid w:val="001819B5"/>
    <w:rsid w:val="00183C0B"/>
    <w:rsid w:val="00191E6B"/>
    <w:rsid w:val="00192D60"/>
    <w:rsid w:val="001A2576"/>
    <w:rsid w:val="001B042C"/>
    <w:rsid w:val="001C3007"/>
    <w:rsid w:val="001C375C"/>
    <w:rsid w:val="001F5D1D"/>
    <w:rsid w:val="00211B89"/>
    <w:rsid w:val="00211D23"/>
    <w:rsid w:val="00217248"/>
    <w:rsid w:val="0022534D"/>
    <w:rsid w:val="002264AC"/>
    <w:rsid w:val="00263F05"/>
    <w:rsid w:val="00272147"/>
    <w:rsid w:val="0027765C"/>
    <w:rsid w:val="002825D5"/>
    <w:rsid w:val="0029009A"/>
    <w:rsid w:val="002A5663"/>
    <w:rsid w:val="002C13D6"/>
    <w:rsid w:val="002C398A"/>
    <w:rsid w:val="002E5BBA"/>
    <w:rsid w:val="002F1EAC"/>
    <w:rsid w:val="002F7A87"/>
    <w:rsid w:val="002F7C0D"/>
    <w:rsid w:val="00304B69"/>
    <w:rsid w:val="00305B0A"/>
    <w:rsid w:val="00310CF3"/>
    <w:rsid w:val="00323F2A"/>
    <w:rsid w:val="003240B3"/>
    <w:rsid w:val="00330D9F"/>
    <w:rsid w:val="00343CE2"/>
    <w:rsid w:val="0036221E"/>
    <w:rsid w:val="003A0852"/>
    <w:rsid w:val="003A5D1F"/>
    <w:rsid w:val="003B171C"/>
    <w:rsid w:val="003B7D3D"/>
    <w:rsid w:val="003C6BC6"/>
    <w:rsid w:val="003E580C"/>
    <w:rsid w:val="00404289"/>
    <w:rsid w:val="00416F50"/>
    <w:rsid w:val="00423F16"/>
    <w:rsid w:val="0044325E"/>
    <w:rsid w:val="00447DF3"/>
    <w:rsid w:val="00462E41"/>
    <w:rsid w:val="004674E1"/>
    <w:rsid w:val="00471939"/>
    <w:rsid w:val="00475BA0"/>
    <w:rsid w:val="004806F5"/>
    <w:rsid w:val="004807CC"/>
    <w:rsid w:val="004A559A"/>
    <w:rsid w:val="004B613C"/>
    <w:rsid w:val="004C5AB1"/>
    <w:rsid w:val="00512258"/>
    <w:rsid w:val="00523B83"/>
    <w:rsid w:val="0052601D"/>
    <w:rsid w:val="005701B9"/>
    <w:rsid w:val="005870AA"/>
    <w:rsid w:val="005B099F"/>
    <w:rsid w:val="005B2D58"/>
    <w:rsid w:val="005B4A1A"/>
    <w:rsid w:val="005C5D51"/>
    <w:rsid w:val="005F422B"/>
    <w:rsid w:val="00602420"/>
    <w:rsid w:val="00613FB7"/>
    <w:rsid w:val="0062152D"/>
    <w:rsid w:val="00626ABC"/>
    <w:rsid w:val="006338E5"/>
    <w:rsid w:val="00647F7B"/>
    <w:rsid w:val="00663950"/>
    <w:rsid w:val="00665883"/>
    <w:rsid w:val="00665F7F"/>
    <w:rsid w:val="006672EE"/>
    <w:rsid w:val="006747AD"/>
    <w:rsid w:val="006800CF"/>
    <w:rsid w:val="006A123D"/>
    <w:rsid w:val="006B13F0"/>
    <w:rsid w:val="006C17CE"/>
    <w:rsid w:val="006C4511"/>
    <w:rsid w:val="006E1A0B"/>
    <w:rsid w:val="006E54D8"/>
    <w:rsid w:val="006E631E"/>
    <w:rsid w:val="006F70B8"/>
    <w:rsid w:val="006F7FB0"/>
    <w:rsid w:val="00710D5E"/>
    <w:rsid w:val="0071111A"/>
    <w:rsid w:val="00714E21"/>
    <w:rsid w:val="007201ED"/>
    <w:rsid w:val="007260EF"/>
    <w:rsid w:val="00733518"/>
    <w:rsid w:val="00751032"/>
    <w:rsid w:val="00783421"/>
    <w:rsid w:val="007928DC"/>
    <w:rsid w:val="00795BC8"/>
    <w:rsid w:val="007A5E09"/>
    <w:rsid w:val="007B42E8"/>
    <w:rsid w:val="007C328D"/>
    <w:rsid w:val="007C4623"/>
    <w:rsid w:val="007E00EC"/>
    <w:rsid w:val="007E6E11"/>
    <w:rsid w:val="007F1FBD"/>
    <w:rsid w:val="00805600"/>
    <w:rsid w:val="00831781"/>
    <w:rsid w:val="00841FC5"/>
    <w:rsid w:val="00875AFA"/>
    <w:rsid w:val="008767B2"/>
    <w:rsid w:val="00896CA7"/>
    <w:rsid w:val="008A2738"/>
    <w:rsid w:val="008A494D"/>
    <w:rsid w:val="008C5089"/>
    <w:rsid w:val="008D3578"/>
    <w:rsid w:val="008F1A0E"/>
    <w:rsid w:val="009208AC"/>
    <w:rsid w:val="009238E9"/>
    <w:rsid w:val="00931509"/>
    <w:rsid w:val="0093772A"/>
    <w:rsid w:val="00974D92"/>
    <w:rsid w:val="009909D6"/>
    <w:rsid w:val="00990D66"/>
    <w:rsid w:val="00993538"/>
    <w:rsid w:val="009A326B"/>
    <w:rsid w:val="009A5C15"/>
    <w:rsid w:val="009C5585"/>
    <w:rsid w:val="009D49F2"/>
    <w:rsid w:val="009F0141"/>
    <w:rsid w:val="009F6CB3"/>
    <w:rsid w:val="00A5293D"/>
    <w:rsid w:val="00A61EA5"/>
    <w:rsid w:val="00A67ADA"/>
    <w:rsid w:val="00A73B30"/>
    <w:rsid w:val="00A80ED3"/>
    <w:rsid w:val="00A93827"/>
    <w:rsid w:val="00AB1D12"/>
    <w:rsid w:val="00AC64DD"/>
    <w:rsid w:val="00AD450F"/>
    <w:rsid w:val="00AF3BAD"/>
    <w:rsid w:val="00B018F4"/>
    <w:rsid w:val="00B0408B"/>
    <w:rsid w:val="00B06890"/>
    <w:rsid w:val="00B16AA1"/>
    <w:rsid w:val="00B35F0A"/>
    <w:rsid w:val="00B45D3B"/>
    <w:rsid w:val="00B46E1B"/>
    <w:rsid w:val="00B50662"/>
    <w:rsid w:val="00B54202"/>
    <w:rsid w:val="00B645FE"/>
    <w:rsid w:val="00B73A9A"/>
    <w:rsid w:val="00B83BCA"/>
    <w:rsid w:val="00B84DCC"/>
    <w:rsid w:val="00B941FA"/>
    <w:rsid w:val="00BD2211"/>
    <w:rsid w:val="00BD57F4"/>
    <w:rsid w:val="00BE37A8"/>
    <w:rsid w:val="00BE6C30"/>
    <w:rsid w:val="00BF701A"/>
    <w:rsid w:val="00C12B54"/>
    <w:rsid w:val="00C17989"/>
    <w:rsid w:val="00C21042"/>
    <w:rsid w:val="00C424D8"/>
    <w:rsid w:val="00C42633"/>
    <w:rsid w:val="00C467EA"/>
    <w:rsid w:val="00C54657"/>
    <w:rsid w:val="00C613C4"/>
    <w:rsid w:val="00C726EE"/>
    <w:rsid w:val="00C72E0A"/>
    <w:rsid w:val="00C85373"/>
    <w:rsid w:val="00C91BFF"/>
    <w:rsid w:val="00CB3B86"/>
    <w:rsid w:val="00CC120D"/>
    <w:rsid w:val="00CC1221"/>
    <w:rsid w:val="00CC1D79"/>
    <w:rsid w:val="00CC252A"/>
    <w:rsid w:val="00CD3F59"/>
    <w:rsid w:val="00CE2E9D"/>
    <w:rsid w:val="00CE2F8A"/>
    <w:rsid w:val="00CE35FC"/>
    <w:rsid w:val="00CE7AC9"/>
    <w:rsid w:val="00CF0AC6"/>
    <w:rsid w:val="00CF4DA7"/>
    <w:rsid w:val="00D06FAA"/>
    <w:rsid w:val="00D32B40"/>
    <w:rsid w:val="00D334B0"/>
    <w:rsid w:val="00D457D5"/>
    <w:rsid w:val="00D53E69"/>
    <w:rsid w:val="00D57FF6"/>
    <w:rsid w:val="00D61A00"/>
    <w:rsid w:val="00D76A69"/>
    <w:rsid w:val="00D864D7"/>
    <w:rsid w:val="00DB1F63"/>
    <w:rsid w:val="00DC25DB"/>
    <w:rsid w:val="00DC333C"/>
    <w:rsid w:val="00DD7E11"/>
    <w:rsid w:val="00DE5299"/>
    <w:rsid w:val="00DE7D65"/>
    <w:rsid w:val="00DF1953"/>
    <w:rsid w:val="00DF4EA6"/>
    <w:rsid w:val="00DF52E9"/>
    <w:rsid w:val="00E3554E"/>
    <w:rsid w:val="00E41701"/>
    <w:rsid w:val="00E418A9"/>
    <w:rsid w:val="00E5641A"/>
    <w:rsid w:val="00E651D8"/>
    <w:rsid w:val="00E6643E"/>
    <w:rsid w:val="00E71F61"/>
    <w:rsid w:val="00E750DA"/>
    <w:rsid w:val="00E83ACF"/>
    <w:rsid w:val="00E95094"/>
    <w:rsid w:val="00E97BFD"/>
    <w:rsid w:val="00ED4406"/>
    <w:rsid w:val="00EE3AB8"/>
    <w:rsid w:val="00EF5331"/>
    <w:rsid w:val="00F02AA3"/>
    <w:rsid w:val="00F02D99"/>
    <w:rsid w:val="00F07C3E"/>
    <w:rsid w:val="00F25DF3"/>
    <w:rsid w:val="00F26C6C"/>
    <w:rsid w:val="00F41C50"/>
    <w:rsid w:val="00F51766"/>
    <w:rsid w:val="00F60B96"/>
    <w:rsid w:val="00F62084"/>
    <w:rsid w:val="00F74063"/>
    <w:rsid w:val="00F81106"/>
    <w:rsid w:val="00F8152B"/>
    <w:rsid w:val="00F82F64"/>
    <w:rsid w:val="00F94F97"/>
    <w:rsid w:val="00FB4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74275"/>
  <w15:chartTrackingRefBased/>
  <w15:docId w15:val="{E7CDBF4B-4499-4733-88F4-A64784242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23E2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3F2A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6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6A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6A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6ABC"/>
    <w:rPr>
      <w:sz w:val="18"/>
      <w:szCs w:val="18"/>
    </w:rPr>
  </w:style>
  <w:style w:type="paragraph" w:styleId="a7">
    <w:name w:val="List Paragraph"/>
    <w:basedOn w:val="a"/>
    <w:uiPriority w:val="34"/>
    <w:qFormat/>
    <w:rsid w:val="00626ABC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7E00EC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323F2A"/>
    <w:rPr>
      <w:b/>
      <w:bCs/>
      <w:kern w:val="44"/>
      <w:sz w:val="44"/>
      <w:szCs w:val="44"/>
    </w:rPr>
  </w:style>
  <w:style w:type="table" w:styleId="4-2">
    <w:name w:val="Grid Table 4 Accent 2"/>
    <w:basedOn w:val="a1"/>
    <w:uiPriority w:val="49"/>
    <w:rsid w:val="00323F2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1">
    <w:name w:val="Grid Table 4 Accent 1"/>
    <w:basedOn w:val="a1"/>
    <w:uiPriority w:val="49"/>
    <w:rsid w:val="00841FC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a9">
    <w:name w:val="Hyperlink"/>
    <w:basedOn w:val="a0"/>
    <w:uiPriority w:val="99"/>
    <w:unhideWhenUsed/>
    <w:rsid w:val="00D76A69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DF4EA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23F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A39F08C1-596B-4F1B-8953-3210AA43F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532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fq</dc:creator>
  <cp:keywords/>
  <dc:description/>
  <cp:lastModifiedBy>邱 奕盛</cp:lastModifiedBy>
  <cp:revision>9</cp:revision>
  <cp:lastPrinted>2019-09-25T14:03:00Z</cp:lastPrinted>
  <dcterms:created xsi:type="dcterms:W3CDTF">2020-04-21T18:10:00Z</dcterms:created>
  <dcterms:modified xsi:type="dcterms:W3CDTF">2020-06-10T12:34:00Z</dcterms:modified>
</cp:coreProperties>
</file>